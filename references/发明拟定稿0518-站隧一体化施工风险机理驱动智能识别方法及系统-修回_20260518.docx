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846F7" w14:textId="77777777" w:rsidR="009D4616" w:rsidRDefault="00833B2F">
      <w:pPr>
        <w:pStyle w:val="ab"/>
        <w:rPr>
          <w:sz w:val="36"/>
          <w:szCs w:val="36"/>
        </w:rPr>
      </w:pPr>
      <w:r>
        <w:rPr>
          <w:rFonts w:hint="eastAsia"/>
          <w:sz w:val="36"/>
          <w:szCs w:val="36"/>
        </w:rPr>
        <w:t>说明书摘要</w:t>
      </w:r>
    </w:p>
    <w:p w14:paraId="643C6F14" w14:textId="77777777" w:rsidR="009D4616" w:rsidRDefault="00833B2F">
      <w:pPr>
        <w:ind w:firstLineChars="200" w:firstLine="560"/>
        <w:rPr>
          <w:sz w:val="28"/>
          <w:szCs w:val="32"/>
        </w:rPr>
      </w:pPr>
      <w:r>
        <w:rPr>
          <w:rFonts w:hint="eastAsia"/>
          <w:sz w:val="28"/>
          <w:szCs w:val="32"/>
        </w:rPr>
        <w:t>本发明公开了一种基于大语言模型的站隧一体化施工风险识别方法，包括步骤：对处理后的工程资料进行格式化转换以及合规性校验，从处理后的工程资料中抽取解析工序节点、装备部件信息和构件信息，构建站隧一体化施工工序模型；建立风险机理条目与工序节点及监测指标之间的关联关系，将其写入存储形成风险机理库；基于预训练的大语言模型对站隧一体化施工工序模型执行启发式推理得到模型输出结果；基于模型输出结果得到标准化风险记录和工序风险关联图谱；将两者更新至风险管理系统中，实现对施工风险的评估、预警与处置；</w:t>
      </w:r>
      <w:r>
        <w:rPr>
          <w:rFonts w:hint="eastAsia"/>
          <w:bCs/>
          <w:sz w:val="28"/>
          <w:szCs w:val="32"/>
        </w:rPr>
        <w:t>本方法能够在缺乏同类型历史数据的条件下，提升风险识别完整性、可解释性与可追溯性。</w:t>
      </w:r>
    </w:p>
    <w:p w14:paraId="7519B876" w14:textId="77777777" w:rsidR="009D4616" w:rsidRDefault="00833B2F">
      <w:pPr>
        <w:widowControl/>
        <w:jc w:val="left"/>
      </w:pPr>
      <w:r>
        <w:br w:type="page"/>
      </w:r>
    </w:p>
    <w:p w14:paraId="2E7E4FF2" w14:textId="77777777" w:rsidR="009D4616" w:rsidRDefault="00833B2F">
      <w:pPr>
        <w:pStyle w:val="ab"/>
        <w:rPr>
          <w:sz w:val="36"/>
          <w:szCs w:val="36"/>
        </w:rPr>
      </w:pPr>
      <w:r>
        <w:rPr>
          <w:rFonts w:hint="eastAsia"/>
          <w:sz w:val="36"/>
          <w:szCs w:val="36"/>
        </w:rPr>
        <w:lastRenderedPageBreak/>
        <w:t>权利要求书</w:t>
      </w:r>
    </w:p>
    <w:p w14:paraId="45E3F2FE" w14:textId="77777777" w:rsidR="009D4616" w:rsidRDefault="00833B2F">
      <w:pPr>
        <w:tabs>
          <w:tab w:val="left" w:pos="5460"/>
        </w:tabs>
        <w:spacing w:line="360" w:lineRule="auto"/>
        <w:ind w:firstLineChars="200" w:firstLine="560"/>
        <w:rPr>
          <w:rFonts w:ascii="Times New Roman" w:eastAsia="宋体" w:hAnsi="Times New Roman"/>
          <w:sz w:val="28"/>
          <w:szCs w:val="28"/>
        </w:rPr>
      </w:pPr>
      <w:bookmarkStart w:id="0" w:name="_Hlk229583682"/>
      <w:r>
        <w:rPr>
          <w:rFonts w:ascii="Times New Roman" w:eastAsia="宋体" w:hAnsi="Times New Roman" w:hint="eastAsia"/>
          <w:sz w:val="28"/>
          <w:szCs w:val="28"/>
        </w:rPr>
        <w:t>1</w:t>
      </w:r>
      <w:r>
        <w:rPr>
          <w:rFonts w:ascii="Times New Roman" w:eastAsia="宋体" w:hAnsi="Times New Roman" w:hint="eastAsia"/>
          <w:sz w:val="28"/>
          <w:szCs w:val="28"/>
        </w:rPr>
        <w:t>、一种基于大语言模型的站隧一体化施工风险识别方法，其特征在于，包括以下步骤：</w:t>
      </w:r>
    </w:p>
    <w:p w14:paraId="275082EE" w14:textId="77777777" w:rsidR="009D4616" w:rsidRDefault="00833B2F">
      <w:pPr>
        <w:tabs>
          <w:tab w:val="left" w:pos="5460"/>
        </w:tabs>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S1</w:t>
      </w:r>
      <w:r>
        <w:rPr>
          <w:rFonts w:ascii="Times New Roman" w:eastAsia="宋体" w:hAnsi="Times New Roman" w:hint="eastAsia"/>
          <w:sz w:val="28"/>
          <w:szCs w:val="28"/>
        </w:rPr>
        <w:t>、获取并处理站隧一体化施工的工程资料；</w:t>
      </w:r>
    </w:p>
    <w:p w14:paraId="3F4C105C" w14:textId="77777777" w:rsidR="009D4616" w:rsidRDefault="00833B2F">
      <w:pPr>
        <w:tabs>
          <w:tab w:val="left" w:pos="5460"/>
        </w:tabs>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S2</w:t>
      </w:r>
      <w:r>
        <w:rPr>
          <w:rFonts w:ascii="Times New Roman" w:eastAsia="宋体" w:hAnsi="Times New Roman" w:hint="eastAsia"/>
          <w:sz w:val="28"/>
          <w:szCs w:val="28"/>
        </w:rPr>
        <w:t>、对处理后的工程资料进行格式化转换，并对格式化转换完成后的工程资料进行合规性校验；</w:t>
      </w:r>
    </w:p>
    <w:p w14:paraId="2DDC8AB1"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S3</w:t>
      </w:r>
      <w:r>
        <w:rPr>
          <w:rFonts w:ascii="Times New Roman" w:eastAsia="宋体" w:hAnsi="Times New Roman" w:hint="eastAsia"/>
          <w:sz w:val="28"/>
          <w:szCs w:val="28"/>
        </w:rPr>
        <w:t>、从完成合规性校验后的工程资料中</w:t>
      </w:r>
      <w:r>
        <w:rPr>
          <w:rFonts w:ascii="Times New Roman" w:eastAsia="宋体" w:hAnsi="Times New Roman" w:hint="eastAsia"/>
          <w:bCs/>
          <w:sz w:val="28"/>
          <w:szCs w:val="28"/>
        </w:rPr>
        <w:t>抽取解析多个工序节点，并抽取解析装备部件信息和构件信息，以</w:t>
      </w:r>
      <w:r>
        <w:rPr>
          <w:rFonts w:ascii="Times New Roman" w:eastAsia="宋体" w:hAnsi="Times New Roman" w:hint="eastAsia"/>
          <w:sz w:val="28"/>
          <w:szCs w:val="28"/>
        </w:rPr>
        <w:t>构建站隧一体化施工工序模型；</w:t>
      </w:r>
    </w:p>
    <w:p w14:paraId="48BA7DFD" w14:textId="77777777" w:rsidR="009D4616" w:rsidRDefault="00833B2F">
      <w:pPr>
        <w:tabs>
          <w:tab w:val="left" w:pos="5460"/>
        </w:tabs>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S4</w:t>
      </w:r>
      <w:r>
        <w:rPr>
          <w:rFonts w:ascii="Times New Roman" w:eastAsia="宋体" w:hAnsi="Times New Roman" w:hint="eastAsia"/>
          <w:sz w:val="28"/>
          <w:szCs w:val="28"/>
        </w:rPr>
        <w:t>、整理获取</w:t>
      </w:r>
      <w:r>
        <w:rPr>
          <w:rFonts w:ascii="Times New Roman" w:eastAsia="宋体" w:hAnsi="Times New Roman"/>
          <w:sz w:val="28"/>
          <w:szCs w:val="28"/>
        </w:rPr>
        <w:t>风险机理条目</w:t>
      </w:r>
      <w:r>
        <w:rPr>
          <w:rFonts w:ascii="Times New Roman" w:eastAsia="宋体" w:hAnsi="Times New Roman" w:hint="eastAsia"/>
          <w:sz w:val="28"/>
          <w:szCs w:val="28"/>
        </w:rPr>
        <w:t>，</w:t>
      </w:r>
      <w:r>
        <w:rPr>
          <w:rFonts w:ascii="Times New Roman" w:eastAsia="宋体" w:hAnsi="Times New Roman"/>
          <w:sz w:val="28"/>
          <w:szCs w:val="28"/>
        </w:rPr>
        <w:t>建立风险机理条目与工序节点及监测指标之间的关联关系</w:t>
      </w:r>
      <w:r>
        <w:rPr>
          <w:rFonts w:ascii="Times New Roman" w:eastAsia="宋体" w:hAnsi="Times New Roman" w:hint="eastAsia"/>
          <w:sz w:val="28"/>
          <w:szCs w:val="28"/>
        </w:rPr>
        <w:t>，</w:t>
      </w:r>
      <w:r>
        <w:rPr>
          <w:rFonts w:ascii="Times New Roman" w:eastAsia="宋体" w:hAnsi="Times New Roman"/>
          <w:sz w:val="28"/>
          <w:szCs w:val="28"/>
        </w:rPr>
        <w:t>将风险机理条目及关联关系</w:t>
      </w:r>
      <w:r>
        <w:rPr>
          <w:rFonts w:ascii="Times New Roman" w:eastAsia="宋体" w:hAnsi="Times New Roman" w:hint="eastAsia"/>
          <w:sz w:val="28"/>
          <w:szCs w:val="28"/>
        </w:rPr>
        <w:t>进行</w:t>
      </w:r>
      <w:r>
        <w:rPr>
          <w:rFonts w:ascii="Times New Roman" w:eastAsia="宋体" w:hAnsi="Times New Roman"/>
          <w:sz w:val="28"/>
          <w:szCs w:val="28"/>
        </w:rPr>
        <w:t>写入存储</w:t>
      </w:r>
      <w:r>
        <w:rPr>
          <w:rFonts w:ascii="Times New Roman" w:eastAsia="宋体" w:hAnsi="Times New Roman" w:hint="eastAsia"/>
          <w:sz w:val="28"/>
          <w:szCs w:val="28"/>
        </w:rPr>
        <w:t>，</w:t>
      </w:r>
      <w:r>
        <w:rPr>
          <w:rFonts w:ascii="Times New Roman" w:eastAsia="宋体" w:hAnsi="Times New Roman"/>
          <w:sz w:val="28"/>
          <w:szCs w:val="28"/>
        </w:rPr>
        <w:t>形成风险机理库</w:t>
      </w:r>
      <w:r>
        <w:rPr>
          <w:rFonts w:ascii="Times New Roman" w:eastAsia="宋体" w:hAnsi="Times New Roman" w:hint="eastAsia"/>
          <w:sz w:val="28"/>
          <w:szCs w:val="28"/>
        </w:rPr>
        <w:t>，并</w:t>
      </w:r>
      <w:r>
        <w:rPr>
          <w:rFonts w:ascii="Times New Roman" w:eastAsia="宋体" w:hAnsi="Times New Roman"/>
          <w:sz w:val="28"/>
          <w:szCs w:val="28"/>
        </w:rPr>
        <w:t>校验</w:t>
      </w:r>
      <w:r>
        <w:rPr>
          <w:rFonts w:ascii="Times New Roman" w:eastAsia="宋体" w:hAnsi="Times New Roman" w:hint="eastAsia"/>
          <w:sz w:val="28"/>
          <w:szCs w:val="28"/>
        </w:rPr>
        <w:t>风险机理库的</w:t>
      </w:r>
      <w:r>
        <w:rPr>
          <w:rFonts w:ascii="Times New Roman" w:eastAsia="宋体" w:hAnsi="Times New Roman"/>
          <w:sz w:val="28"/>
          <w:szCs w:val="28"/>
        </w:rPr>
        <w:t>一致性与完整性</w:t>
      </w:r>
      <w:r>
        <w:rPr>
          <w:rFonts w:ascii="Times New Roman" w:eastAsia="宋体" w:hAnsi="Times New Roman" w:hint="eastAsia"/>
          <w:sz w:val="28"/>
          <w:szCs w:val="28"/>
        </w:rPr>
        <w:t>；</w:t>
      </w:r>
    </w:p>
    <w:p w14:paraId="12ED4D19" w14:textId="77777777" w:rsidR="009D4616" w:rsidRDefault="00833B2F">
      <w:pPr>
        <w:tabs>
          <w:tab w:val="left" w:pos="5460"/>
        </w:tabs>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S5</w:t>
      </w:r>
      <w:r>
        <w:rPr>
          <w:rFonts w:ascii="Times New Roman" w:eastAsia="宋体" w:hAnsi="Times New Roman" w:hint="eastAsia"/>
          <w:sz w:val="28"/>
          <w:szCs w:val="28"/>
        </w:rPr>
        <w:t>、</w:t>
      </w:r>
      <w:r>
        <w:rPr>
          <w:rFonts w:ascii="Times New Roman" w:eastAsia="宋体" w:hAnsi="Times New Roman" w:hint="eastAsia"/>
          <w:sz w:val="28"/>
          <w:szCs w:val="28"/>
        </w:rPr>
        <w:t>利用所述风险机理库</w:t>
      </w:r>
      <w:r>
        <w:rPr>
          <w:rFonts w:ascii="Times New Roman" w:eastAsia="宋体" w:hAnsi="Times New Roman" w:hint="eastAsia"/>
          <w:sz w:val="28"/>
          <w:szCs w:val="28"/>
        </w:rPr>
        <w:t>构建检索证据库并处理，基于预训练大语言模型对站隧一体化施工工序模型执行启发式推理，得到模型输出结果；基于模型输出结果形成标准化风险记录，基于标准化风险记录生成工序风险关联图谱；</w:t>
      </w:r>
    </w:p>
    <w:p w14:paraId="789B309F"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步骤</w:t>
      </w:r>
      <w:r>
        <w:rPr>
          <w:rFonts w:ascii="Times New Roman" w:eastAsia="宋体" w:hAnsi="Times New Roman" w:hint="eastAsia"/>
          <w:bCs/>
          <w:sz w:val="28"/>
          <w:szCs w:val="28"/>
        </w:rPr>
        <w:t>S6</w:t>
      </w:r>
      <w:r>
        <w:rPr>
          <w:rFonts w:ascii="Times New Roman" w:eastAsia="宋体" w:hAnsi="Times New Roman" w:hint="eastAsia"/>
          <w:bCs/>
          <w:sz w:val="28"/>
          <w:szCs w:val="28"/>
        </w:rPr>
        <w:t>、将生成的工序风险关联图谱和标准化风险记录更新至风险管理系统，对站隧一体化施工风险进行评估、预警与处置。</w:t>
      </w:r>
    </w:p>
    <w:p w14:paraId="76C07859" w14:textId="77777777" w:rsidR="009D4616" w:rsidRDefault="00833B2F">
      <w:pPr>
        <w:tabs>
          <w:tab w:val="left" w:pos="5460"/>
        </w:tabs>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2</w:t>
      </w:r>
      <w:r>
        <w:rPr>
          <w:rFonts w:ascii="Times New Roman" w:eastAsia="宋体" w:hAnsi="Times New Roman" w:hint="eastAsia"/>
          <w:sz w:val="28"/>
          <w:szCs w:val="28"/>
        </w:rPr>
        <w:t>、根据权利要求</w:t>
      </w:r>
      <w:r>
        <w:rPr>
          <w:rFonts w:ascii="Times New Roman" w:eastAsia="宋体" w:hAnsi="Times New Roman" w:hint="eastAsia"/>
          <w:sz w:val="28"/>
          <w:szCs w:val="28"/>
        </w:rPr>
        <w:t>1</w:t>
      </w:r>
      <w:r>
        <w:rPr>
          <w:rFonts w:ascii="Times New Roman" w:eastAsia="宋体" w:hAnsi="Times New Roman" w:hint="eastAsia"/>
          <w:sz w:val="28"/>
          <w:szCs w:val="28"/>
        </w:rPr>
        <w:t>所述的一种基于大语言模型的站隧一体化施工风险识别方法，其特征在于，所述步骤</w:t>
      </w:r>
      <w:r>
        <w:rPr>
          <w:rFonts w:ascii="Times New Roman" w:eastAsia="宋体" w:hAnsi="Times New Roman" w:hint="eastAsia"/>
          <w:sz w:val="28"/>
          <w:szCs w:val="28"/>
        </w:rPr>
        <w:t>S1</w:t>
      </w:r>
      <w:r>
        <w:rPr>
          <w:rFonts w:ascii="Times New Roman" w:eastAsia="宋体" w:hAnsi="Times New Roman" w:hint="eastAsia"/>
          <w:sz w:val="28"/>
          <w:szCs w:val="28"/>
        </w:rPr>
        <w:t>包括以下步骤：</w:t>
      </w:r>
    </w:p>
    <w:p w14:paraId="36E2957C" w14:textId="77777777" w:rsidR="009D4616" w:rsidRDefault="00833B2F">
      <w:pPr>
        <w:tabs>
          <w:tab w:val="left" w:pos="5460"/>
        </w:tabs>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S11</w:t>
      </w:r>
      <w:r>
        <w:rPr>
          <w:rFonts w:ascii="Times New Roman" w:eastAsia="宋体" w:hAnsi="Times New Roman" w:hint="eastAsia"/>
          <w:sz w:val="28"/>
          <w:szCs w:val="28"/>
        </w:rPr>
        <w:t>、将工程资料进行接入；所述</w:t>
      </w:r>
      <w:r>
        <w:rPr>
          <w:rFonts w:ascii="Times New Roman" w:eastAsia="宋体" w:hAnsi="Times New Roman" w:hint="eastAsia"/>
          <w:bCs/>
          <w:sz w:val="28"/>
          <w:szCs w:val="28"/>
        </w:rPr>
        <w:t>工程资料包括施工设计说明、施工组织方案、地质勘察报告、施工步骤、施工装备设计资料、</w:t>
      </w:r>
      <w:r>
        <w:rPr>
          <w:rFonts w:ascii="Times New Roman" w:eastAsia="宋体" w:hAnsi="Times New Roman" w:hint="eastAsia"/>
          <w:bCs/>
          <w:sz w:val="28"/>
          <w:szCs w:val="28"/>
        </w:rPr>
        <w:lastRenderedPageBreak/>
        <w:t>专项施工方案、施工日志、施工监测数据以及风险评估资料等的一种或多种；</w:t>
      </w:r>
    </w:p>
    <w:p w14:paraId="0879A84E" w14:textId="77777777" w:rsidR="009D4616" w:rsidRDefault="00833B2F">
      <w:pPr>
        <w:tabs>
          <w:tab w:val="left" w:pos="5460"/>
        </w:tabs>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S12</w:t>
      </w:r>
      <w:r>
        <w:rPr>
          <w:rFonts w:ascii="Times New Roman" w:eastAsia="宋体" w:hAnsi="Times New Roman" w:hint="eastAsia"/>
          <w:sz w:val="28"/>
          <w:szCs w:val="28"/>
        </w:rPr>
        <w:t>、生成工程资料的元数据字段，并将工程资料与元数据字段进行绑定；</w:t>
      </w:r>
    </w:p>
    <w:p w14:paraId="17E177D8" w14:textId="77777777" w:rsidR="009D4616" w:rsidRDefault="00833B2F">
      <w:pPr>
        <w:tabs>
          <w:tab w:val="left" w:pos="5460"/>
        </w:tabs>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S13</w:t>
      </w:r>
      <w:r>
        <w:rPr>
          <w:rFonts w:ascii="Times New Roman" w:eastAsia="宋体" w:hAnsi="Times New Roman" w:hint="eastAsia"/>
          <w:sz w:val="28"/>
          <w:szCs w:val="28"/>
        </w:rPr>
        <w:t>、将元数据字段绑定后的工程资料按照工程资料类型进行划分，将同一类型的工程资料按照章节或表格或监测时间段进行分段登记，并建立资料段索引，生成资料段标识；</w:t>
      </w:r>
      <w:r>
        <w:rPr>
          <w:rFonts w:ascii="Times New Roman" w:eastAsia="宋体" w:hAnsi="Times New Roman"/>
          <w:sz w:val="28"/>
          <w:szCs w:val="28"/>
        </w:rPr>
        <w:t xml:space="preserve"> </w:t>
      </w:r>
    </w:p>
    <w:p w14:paraId="29D5F4A6" w14:textId="77777777" w:rsidR="009D4616" w:rsidRDefault="00833B2F">
      <w:pPr>
        <w:tabs>
          <w:tab w:val="left" w:pos="5460"/>
        </w:tabs>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S14</w:t>
      </w:r>
      <w:r>
        <w:rPr>
          <w:rFonts w:ascii="Times New Roman" w:eastAsia="宋体" w:hAnsi="Times New Roman" w:hint="eastAsia"/>
          <w:sz w:val="28"/>
          <w:szCs w:val="28"/>
        </w:rPr>
        <w:t>、将分段登记的工程资料进行权限登记。</w:t>
      </w:r>
    </w:p>
    <w:p w14:paraId="61BEA433" w14:textId="77777777" w:rsidR="009D4616" w:rsidRDefault="00833B2F">
      <w:pPr>
        <w:tabs>
          <w:tab w:val="left" w:pos="5460"/>
        </w:tabs>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3</w:t>
      </w:r>
      <w:r>
        <w:rPr>
          <w:rFonts w:ascii="Times New Roman" w:eastAsia="宋体" w:hAnsi="Times New Roman" w:hint="eastAsia"/>
          <w:sz w:val="28"/>
          <w:szCs w:val="28"/>
        </w:rPr>
        <w:t>、根据权利要求</w:t>
      </w:r>
      <w:r>
        <w:rPr>
          <w:rFonts w:ascii="Times New Roman" w:eastAsia="宋体" w:hAnsi="Times New Roman" w:hint="eastAsia"/>
          <w:sz w:val="28"/>
          <w:szCs w:val="28"/>
        </w:rPr>
        <w:t>2</w:t>
      </w:r>
      <w:r>
        <w:rPr>
          <w:rFonts w:ascii="Times New Roman" w:eastAsia="宋体" w:hAnsi="Times New Roman" w:hint="eastAsia"/>
          <w:sz w:val="28"/>
          <w:szCs w:val="28"/>
        </w:rPr>
        <w:t>所述的一种基于大语言模型的站隧一体化施工风险识别方法，其特征在于，所述步骤</w:t>
      </w:r>
      <w:r>
        <w:rPr>
          <w:rFonts w:ascii="Times New Roman" w:eastAsia="宋体" w:hAnsi="Times New Roman" w:hint="eastAsia"/>
          <w:sz w:val="28"/>
          <w:szCs w:val="28"/>
        </w:rPr>
        <w:t>S2</w:t>
      </w:r>
      <w:r>
        <w:rPr>
          <w:rFonts w:ascii="Times New Roman" w:eastAsia="宋体" w:hAnsi="Times New Roman" w:hint="eastAsia"/>
          <w:sz w:val="28"/>
          <w:szCs w:val="28"/>
        </w:rPr>
        <w:t>包括以下步骤：</w:t>
      </w:r>
    </w:p>
    <w:p w14:paraId="55EC72DB" w14:textId="77777777" w:rsidR="009D4616" w:rsidRDefault="00833B2F">
      <w:pPr>
        <w:tabs>
          <w:tab w:val="left" w:pos="5460"/>
        </w:tabs>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S21</w:t>
      </w:r>
      <w:r>
        <w:rPr>
          <w:rFonts w:ascii="Times New Roman" w:eastAsia="宋体" w:hAnsi="Times New Roman" w:hint="eastAsia"/>
          <w:sz w:val="28"/>
          <w:szCs w:val="28"/>
        </w:rPr>
        <w:t>、将完成权限登记后的不同格式的工程资料按文件类型分别进行格式标准化，并保留结构信息；</w:t>
      </w:r>
    </w:p>
    <w:p w14:paraId="047E481C" w14:textId="77777777" w:rsidR="009D4616" w:rsidRDefault="00833B2F">
      <w:pPr>
        <w:tabs>
          <w:tab w:val="left" w:pos="5460"/>
        </w:tabs>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S22</w:t>
      </w:r>
      <w:r>
        <w:rPr>
          <w:rFonts w:ascii="Times New Roman" w:eastAsia="宋体" w:hAnsi="Times New Roman" w:hint="eastAsia"/>
          <w:sz w:val="28"/>
          <w:szCs w:val="28"/>
        </w:rPr>
        <w:t>、将工程资料格式标准化后的转换结果使用格式化输出格式进行输出；所述</w:t>
      </w:r>
      <w:r>
        <w:rPr>
          <w:rFonts w:ascii="Times New Roman" w:eastAsia="宋体" w:hAnsi="Times New Roman" w:hint="eastAsia"/>
          <w:bCs/>
          <w:sz w:val="28"/>
          <w:szCs w:val="28"/>
        </w:rPr>
        <w:t>格式化输出格式是</w:t>
      </w:r>
      <w:r>
        <w:rPr>
          <w:rFonts w:ascii="Times New Roman" w:eastAsia="宋体" w:hAnsi="Times New Roman" w:hint="eastAsia"/>
          <w:bCs/>
          <w:sz w:val="28"/>
          <w:szCs w:val="28"/>
        </w:rPr>
        <w:t>JSON-LD</w:t>
      </w:r>
      <w:r>
        <w:rPr>
          <w:rFonts w:ascii="Times New Roman" w:eastAsia="宋体" w:hAnsi="Times New Roman" w:hint="eastAsia"/>
          <w:bCs/>
          <w:sz w:val="28"/>
          <w:szCs w:val="28"/>
        </w:rPr>
        <w:t>；</w:t>
      </w:r>
    </w:p>
    <w:p w14:paraId="2FB9344D" w14:textId="77777777" w:rsidR="009D4616" w:rsidRDefault="00833B2F">
      <w:pPr>
        <w:tabs>
          <w:tab w:val="left" w:pos="5460"/>
        </w:tabs>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S23</w:t>
      </w:r>
      <w:r>
        <w:rPr>
          <w:rFonts w:ascii="Times New Roman" w:eastAsia="宋体" w:hAnsi="Times New Roman" w:hint="eastAsia"/>
          <w:sz w:val="28"/>
          <w:szCs w:val="28"/>
        </w:rPr>
        <w:t>、对步骤</w:t>
      </w:r>
      <w:r>
        <w:rPr>
          <w:rFonts w:ascii="Times New Roman" w:eastAsia="宋体" w:hAnsi="Times New Roman" w:hint="eastAsia"/>
          <w:sz w:val="28"/>
          <w:szCs w:val="28"/>
        </w:rPr>
        <w:t>S22</w:t>
      </w:r>
      <w:r>
        <w:rPr>
          <w:rFonts w:ascii="Times New Roman" w:eastAsia="宋体" w:hAnsi="Times New Roman" w:hint="eastAsia"/>
          <w:sz w:val="28"/>
          <w:szCs w:val="28"/>
        </w:rPr>
        <w:t>得到的工程资料的格式化转换结果</w:t>
      </w:r>
      <w:r>
        <w:rPr>
          <w:rFonts w:ascii="Times New Roman" w:eastAsia="宋体" w:hAnsi="Times New Roman"/>
          <w:sz w:val="28"/>
          <w:szCs w:val="28"/>
        </w:rPr>
        <w:t>按字段、实体、关系或资料段进行逐项</w:t>
      </w:r>
      <w:r>
        <w:rPr>
          <w:rFonts w:ascii="Times New Roman" w:eastAsia="宋体" w:hAnsi="Times New Roman" w:hint="eastAsia"/>
          <w:sz w:val="28"/>
          <w:szCs w:val="28"/>
        </w:rPr>
        <w:t>合规性校验；</w:t>
      </w:r>
      <w:r>
        <w:rPr>
          <w:rFonts w:ascii="Times New Roman" w:eastAsia="宋体" w:hAnsi="Times New Roman"/>
          <w:sz w:val="28"/>
          <w:szCs w:val="28"/>
        </w:rPr>
        <w:t>若某一字段、实体、关系或资料段对应的校验项未通过</w:t>
      </w:r>
      <w:r>
        <w:rPr>
          <w:rFonts w:ascii="Times New Roman" w:eastAsia="宋体" w:hAnsi="Times New Roman" w:hint="eastAsia"/>
          <w:sz w:val="28"/>
          <w:szCs w:val="28"/>
        </w:rPr>
        <w:t>，</w:t>
      </w:r>
      <w:r>
        <w:rPr>
          <w:rFonts w:ascii="Times New Roman" w:eastAsia="宋体" w:hAnsi="Times New Roman"/>
          <w:sz w:val="28"/>
          <w:szCs w:val="28"/>
        </w:rPr>
        <w:t>则记录失败原因</w:t>
      </w:r>
      <w:r>
        <w:rPr>
          <w:rFonts w:ascii="Times New Roman" w:eastAsia="宋体" w:hAnsi="Times New Roman" w:hint="eastAsia"/>
          <w:sz w:val="28"/>
          <w:szCs w:val="28"/>
        </w:rPr>
        <w:t>，</w:t>
      </w:r>
      <w:r>
        <w:rPr>
          <w:rFonts w:ascii="Times New Roman" w:eastAsia="宋体" w:hAnsi="Times New Roman"/>
          <w:sz w:val="28"/>
          <w:szCs w:val="28"/>
        </w:rPr>
        <w:t>并回溯到该校验项对应的资料段标识重新处理</w:t>
      </w:r>
      <w:r>
        <w:rPr>
          <w:rFonts w:ascii="Times New Roman" w:eastAsia="宋体" w:hAnsi="Times New Roman" w:hint="eastAsia"/>
          <w:sz w:val="28"/>
          <w:szCs w:val="28"/>
        </w:rPr>
        <w:t>。</w:t>
      </w:r>
    </w:p>
    <w:p w14:paraId="4DCC754D" w14:textId="77777777" w:rsidR="009D4616" w:rsidRDefault="00833B2F">
      <w:pPr>
        <w:tabs>
          <w:tab w:val="left" w:pos="5460"/>
        </w:tabs>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4</w:t>
      </w:r>
      <w:r>
        <w:rPr>
          <w:rFonts w:ascii="Times New Roman" w:eastAsia="宋体" w:hAnsi="Times New Roman" w:hint="eastAsia"/>
          <w:sz w:val="28"/>
          <w:szCs w:val="28"/>
        </w:rPr>
        <w:t>、根据权利要求</w:t>
      </w:r>
      <w:r>
        <w:rPr>
          <w:rFonts w:ascii="Times New Roman" w:eastAsia="宋体" w:hAnsi="Times New Roman" w:hint="eastAsia"/>
          <w:sz w:val="28"/>
          <w:szCs w:val="28"/>
        </w:rPr>
        <w:t>3</w:t>
      </w:r>
      <w:r>
        <w:rPr>
          <w:rFonts w:ascii="Times New Roman" w:eastAsia="宋体" w:hAnsi="Times New Roman" w:hint="eastAsia"/>
          <w:sz w:val="28"/>
          <w:szCs w:val="28"/>
        </w:rPr>
        <w:t>所述的一种基于大语言模型的站隧一体化施工风险识别方法，其特征在于，所述步骤</w:t>
      </w:r>
      <w:r>
        <w:rPr>
          <w:rFonts w:ascii="Times New Roman" w:eastAsia="宋体" w:hAnsi="Times New Roman" w:hint="eastAsia"/>
          <w:sz w:val="28"/>
          <w:szCs w:val="28"/>
        </w:rPr>
        <w:t>S21</w:t>
      </w:r>
      <w:r>
        <w:rPr>
          <w:rFonts w:ascii="Times New Roman" w:eastAsia="宋体" w:hAnsi="Times New Roman" w:hint="eastAsia"/>
          <w:sz w:val="28"/>
          <w:szCs w:val="28"/>
        </w:rPr>
        <w:t>中格式标准化的方式包括</w:t>
      </w:r>
      <w:r>
        <w:rPr>
          <w:rFonts w:ascii="Times New Roman" w:eastAsia="宋体" w:hAnsi="Times New Roman" w:hint="eastAsia"/>
          <w:sz w:val="28"/>
          <w:szCs w:val="28"/>
        </w:rPr>
        <w:t>OCR</w:t>
      </w:r>
      <w:r>
        <w:rPr>
          <w:rFonts w:ascii="Times New Roman" w:eastAsia="宋体" w:hAnsi="Times New Roman" w:hint="eastAsia"/>
          <w:sz w:val="28"/>
          <w:szCs w:val="28"/>
        </w:rPr>
        <w:t>扫描、富文本解析、</w:t>
      </w:r>
      <w:r>
        <w:rPr>
          <w:rFonts w:ascii="Times New Roman" w:eastAsia="宋体" w:hAnsi="Times New Roman" w:hint="eastAsia"/>
          <w:sz w:val="28"/>
          <w:szCs w:val="28"/>
        </w:rPr>
        <w:t>CAD</w:t>
      </w:r>
      <w:r>
        <w:rPr>
          <w:rFonts w:ascii="Times New Roman" w:eastAsia="宋体" w:hAnsi="Times New Roman" w:hint="eastAsia"/>
          <w:sz w:val="28"/>
          <w:szCs w:val="28"/>
        </w:rPr>
        <w:t>图纸标注提取、监测数据预处理以及语义分块。</w:t>
      </w:r>
    </w:p>
    <w:p w14:paraId="11257ED7" w14:textId="77777777" w:rsidR="009D4616" w:rsidRDefault="00833B2F">
      <w:pPr>
        <w:tabs>
          <w:tab w:val="left" w:pos="5460"/>
        </w:tabs>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lastRenderedPageBreak/>
        <w:t>5</w:t>
      </w:r>
      <w:r>
        <w:rPr>
          <w:rFonts w:ascii="Times New Roman" w:eastAsia="宋体" w:hAnsi="Times New Roman" w:hint="eastAsia"/>
          <w:sz w:val="28"/>
          <w:szCs w:val="28"/>
        </w:rPr>
        <w:t>、根据权利要求</w:t>
      </w:r>
      <w:r>
        <w:rPr>
          <w:rFonts w:ascii="Times New Roman" w:eastAsia="宋体" w:hAnsi="Times New Roman" w:hint="eastAsia"/>
          <w:sz w:val="28"/>
          <w:szCs w:val="28"/>
        </w:rPr>
        <w:t>3</w:t>
      </w:r>
      <w:r>
        <w:rPr>
          <w:rFonts w:ascii="Times New Roman" w:eastAsia="宋体" w:hAnsi="Times New Roman" w:hint="eastAsia"/>
          <w:sz w:val="28"/>
          <w:szCs w:val="28"/>
        </w:rPr>
        <w:t>所述的一种基于大语言模型的站隧一体化施工风险识别方法，其特征在于，所述步骤</w:t>
      </w:r>
      <w:r>
        <w:rPr>
          <w:rFonts w:ascii="Times New Roman" w:eastAsia="宋体" w:hAnsi="Times New Roman" w:hint="eastAsia"/>
          <w:sz w:val="28"/>
          <w:szCs w:val="28"/>
        </w:rPr>
        <w:t>S3</w:t>
      </w:r>
      <w:r>
        <w:rPr>
          <w:rFonts w:ascii="Times New Roman" w:eastAsia="宋体" w:hAnsi="Times New Roman" w:hint="eastAsia"/>
          <w:sz w:val="28"/>
          <w:szCs w:val="28"/>
        </w:rPr>
        <w:t>包括以下步骤：</w:t>
      </w:r>
    </w:p>
    <w:p w14:paraId="391AF881" w14:textId="77777777" w:rsidR="009D4616" w:rsidRDefault="00833B2F">
      <w:pPr>
        <w:tabs>
          <w:tab w:val="left" w:pos="5460"/>
        </w:tabs>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S31</w:t>
      </w:r>
      <w:r>
        <w:rPr>
          <w:rFonts w:ascii="Times New Roman" w:eastAsia="宋体" w:hAnsi="Times New Roman" w:hint="eastAsia"/>
          <w:sz w:val="28"/>
          <w:szCs w:val="28"/>
        </w:rPr>
        <w:t>、基于完成了合规性校验的工程资料，从其中的施工步骤和专项施工方案中抽取解析多个工序节点，并为每个工序节点配备节点标识、输入描述和输出描述，并输出工序节点清单；</w:t>
      </w:r>
    </w:p>
    <w:p w14:paraId="483EDCED" w14:textId="77777777" w:rsidR="009D4616" w:rsidRDefault="00833B2F">
      <w:pPr>
        <w:tabs>
          <w:tab w:val="left" w:pos="5460"/>
        </w:tabs>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S32</w:t>
      </w:r>
      <w:r>
        <w:rPr>
          <w:rFonts w:ascii="Times New Roman" w:eastAsia="宋体" w:hAnsi="Times New Roman" w:hint="eastAsia"/>
          <w:sz w:val="28"/>
          <w:szCs w:val="28"/>
        </w:rPr>
        <w:t>、再基于完成了合规性校验的工程资料，从其中的施工装备设计资料中抽取解析装备部件信息和构件信息，利用装备部件信息和构件信息分别建立装备节点和构件节点；</w:t>
      </w:r>
    </w:p>
    <w:p w14:paraId="7AC01F1E" w14:textId="77777777" w:rsidR="009D4616" w:rsidRDefault="00833B2F">
      <w:pPr>
        <w:tabs>
          <w:tab w:val="left" w:pos="5460"/>
        </w:tabs>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S33</w:t>
      </w:r>
      <w:r>
        <w:rPr>
          <w:rFonts w:ascii="Times New Roman" w:eastAsia="宋体" w:hAnsi="Times New Roman" w:hint="eastAsia"/>
          <w:sz w:val="28"/>
          <w:szCs w:val="28"/>
        </w:rPr>
        <w:t>、对工序节点清单中的各工序节点配置状态参数描述；</w:t>
      </w:r>
    </w:p>
    <w:p w14:paraId="4D466722" w14:textId="77777777" w:rsidR="009D4616" w:rsidRDefault="00833B2F">
      <w:pPr>
        <w:tabs>
          <w:tab w:val="left" w:pos="5460"/>
        </w:tabs>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S34</w:t>
      </w:r>
      <w:r>
        <w:rPr>
          <w:rFonts w:ascii="Times New Roman" w:eastAsia="宋体" w:hAnsi="Times New Roman" w:hint="eastAsia"/>
          <w:sz w:val="28"/>
          <w:szCs w:val="28"/>
        </w:rPr>
        <w:t>、建立工序节点之间的时间先后关系、资源依赖关系以及受力依赖关系；以及建立工序节点与装备节点、构件节点之间的作用关系；</w:t>
      </w:r>
    </w:p>
    <w:p w14:paraId="70457B4A" w14:textId="77777777" w:rsidR="009D4616" w:rsidRDefault="00833B2F">
      <w:pPr>
        <w:tabs>
          <w:tab w:val="left" w:pos="5460"/>
        </w:tabs>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S35</w:t>
      </w:r>
      <w:r>
        <w:rPr>
          <w:rFonts w:ascii="Times New Roman" w:eastAsia="宋体" w:hAnsi="Times New Roman" w:hint="eastAsia"/>
          <w:sz w:val="28"/>
          <w:szCs w:val="28"/>
        </w:rPr>
        <w:t>、将工序节点、装备节点、构件节点、时间先后关系、资源依赖关系、受力依赖关系以及作用关系进行存储写入，形成站隧一体化施工工序模型；</w:t>
      </w:r>
    </w:p>
    <w:p w14:paraId="07BC0F6E" w14:textId="77777777" w:rsidR="009D4616" w:rsidRDefault="00833B2F">
      <w:pPr>
        <w:tabs>
          <w:tab w:val="left" w:pos="5460"/>
        </w:tabs>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S36</w:t>
      </w:r>
      <w:r>
        <w:rPr>
          <w:rFonts w:ascii="Times New Roman" w:eastAsia="宋体" w:hAnsi="Times New Roman" w:hint="eastAsia"/>
          <w:sz w:val="28"/>
          <w:szCs w:val="28"/>
        </w:rPr>
        <w:t>、对形成的站隧一体化施工工序模型执行一致性校验，且一致性校验不通过的进入人工复核队列。</w:t>
      </w:r>
    </w:p>
    <w:p w14:paraId="3C439A43"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6</w:t>
      </w:r>
      <w:r>
        <w:rPr>
          <w:rFonts w:ascii="Times New Roman" w:eastAsia="宋体" w:hAnsi="Times New Roman" w:hint="eastAsia"/>
          <w:bCs/>
          <w:sz w:val="28"/>
          <w:szCs w:val="28"/>
        </w:rPr>
        <w:t>、根据权利要求</w:t>
      </w:r>
      <w:r>
        <w:rPr>
          <w:rFonts w:ascii="Times New Roman" w:eastAsia="宋体" w:hAnsi="Times New Roman" w:hint="eastAsia"/>
          <w:bCs/>
          <w:sz w:val="28"/>
          <w:szCs w:val="28"/>
        </w:rPr>
        <w:t>5</w:t>
      </w:r>
      <w:r>
        <w:rPr>
          <w:rFonts w:ascii="Times New Roman" w:eastAsia="宋体" w:hAnsi="Times New Roman" w:hint="eastAsia"/>
          <w:bCs/>
          <w:sz w:val="28"/>
          <w:szCs w:val="28"/>
        </w:rPr>
        <w:t>所述的一种基于大语言模型的站隧一体化施工风险识别方法，其特征在于，所述步骤</w:t>
      </w:r>
      <w:r>
        <w:rPr>
          <w:rFonts w:ascii="Times New Roman" w:eastAsia="宋体" w:hAnsi="Times New Roman" w:hint="eastAsia"/>
          <w:bCs/>
          <w:sz w:val="28"/>
          <w:szCs w:val="28"/>
        </w:rPr>
        <w:t>S4</w:t>
      </w:r>
      <w:r>
        <w:rPr>
          <w:rFonts w:ascii="Times New Roman" w:eastAsia="宋体" w:hAnsi="Times New Roman" w:hint="eastAsia"/>
          <w:bCs/>
          <w:sz w:val="28"/>
          <w:szCs w:val="28"/>
        </w:rPr>
        <w:t>包括以下步骤：</w:t>
      </w:r>
    </w:p>
    <w:p w14:paraId="4495BD3F"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步骤</w:t>
      </w:r>
      <w:r>
        <w:rPr>
          <w:rFonts w:ascii="Times New Roman" w:eastAsia="宋体" w:hAnsi="Times New Roman" w:hint="eastAsia"/>
          <w:bCs/>
          <w:sz w:val="28"/>
          <w:szCs w:val="28"/>
        </w:rPr>
        <w:t>S41</w:t>
      </w:r>
      <w:r>
        <w:rPr>
          <w:rFonts w:ascii="Times New Roman" w:eastAsia="宋体" w:hAnsi="Times New Roman" w:hint="eastAsia"/>
          <w:bCs/>
          <w:sz w:val="28"/>
          <w:szCs w:val="28"/>
        </w:rPr>
        <w:t>、由已有工程机理知识、规范条文和工程资料中的风险描述整理得到风险机理条目；</w:t>
      </w:r>
    </w:p>
    <w:p w14:paraId="7531A272"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步骤</w:t>
      </w:r>
      <w:r>
        <w:rPr>
          <w:rFonts w:ascii="Times New Roman" w:eastAsia="宋体" w:hAnsi="Times New Roman" w:hint="eastAsia"/>
          <w:bCs/>
          <w:sz w:val="28"/>
          <w:szCs w:val="28"/>
        </w:rPr>
        <w:t>S42</w:t>
      </w:r>
      <w:r>
        <w:rPr>
          <w:rFonts w:ascii="Times New Roman" w:eastAsia="宋体" w:hAnsi="Times New Roman" w:hint="eastAsia"/>
          <w:bCs/>
          <w:sz w:val="28"/>
          <w:szCs w:val="28"/>
        </w:rPr>
        <w:t>、建立风险机理条目与步骤</w:t>
      </w:r>
      <w:r>
        <w:rPr>
          <w:rFonts w:ascii="Times New Roman" w:eastAsia="宋体" w:hAnsi="Times New Roman" w:hint="eastAsia"/>
          <w:bCs/>
          <w:sz w:val="28"/>
          <w:szCs w:val="28"/>
        </w:rPr>
        <w:t>S31</w:t>
      </w:r>
      <w:r>
        <w:rPr>
          <w:rFonts w:ascii="Times New Roman" w:eastAsia="宋体" w:hAnsi="Times New Roman" w:hint="eastAsia"/>
          <w:bCs/>
          <w:sz w:val="28"/>
          <w:szCs w:val="28"/>
        </w:rPr>
        <w:t>抽取解析得到的工序节</w:t>
      </w:r>
      <w:r>
        <w:rPr>
          <w:rFonts w:ascii="Times New Roman" w:eastAsia="宋体" w:hAnsi="Times New Roman" w:hint="eastAsia"/>
          <w:bCs/>
          <w:sz w:val="28"/>
          <w:szCs w:val="28"/>
        </w:rPr>
        <w:lastRenderedPageBreak/>
        <w:t>点间的关联关系，并记录关联后的证据定位信息；</w:t>
      </w:r>
    </w:p>
    <w:p w14:paraId="6FC5C6E3"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步骤</w:t>
      </w:r>
      <w:r>
        <w:rPr>
          <w:rFonts w:ascii="Times New Roman" w:eastAsia="宋体" w:hAnsi="Times New Roman" w:hint="eastAsia"/>
          <w:bCs/>
          <w:sz w:val="28"/>
          <w:szCs w:val="28"/>
        </w:rPr>
        <w:t>S43</w:t>
      </w:r>
      <w:r>
        <w:rPr>
          <w:rFonts w:ascii="Times New Roman" w:eastAsia="宋体" w:hAnsi="Times New Roman" w:hint="eastAsia"/>
          <w:bCs/>
          <w:sz w:val="28"/>
          <w:szCs w:val="28"/>
        </w:rPr>
        <w:t>、建立风险机理条目与状态参数描述及监测指标之间的关联关系；所述监测指标包括地表沉降、支护结构变形、地下水位、泥水压力、注浆压力以及盾构姿态参数中的一种或多种；</w:t>
      </w:r>
    </w:p>
    <w:p w14:paraId="7092122F"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步骤</w:t>
      </w:r>
      <w:r>
        <w:rPr>
          <w:rFonts w:ascii="Times New Roman" w:eastAsia="宋体" w:hAnsi="Times New Roman" w:hint="eastAsia"/>
          <w:bCs/>
          <w:sz w:val="28"/>
          <w:szCs w:val="28"/>
        </w:rPr>
        <w:t>S44</w:t>
      </w:r>
      <w:r>
        <w:rPr>
          <w:rFonts w:ascii="Times New Roman" w:eastAsia="宋体" w:hAnsi="Times New Roman" w:hint="eastAsia"/>
          <w:bCs/>
          <w:sz w:val="28"/>
          <w:szCs w:val="28"/>
        </w:rPr>
        <w:t>、将风险机理条目、风险机理条目与工序节点间关联关系、风险机理条目与状态参数描述及监测指标之间的关联关系进行写入存储，形成风险机理库，并对风险机理库进行版本化管理，记录风险机理库的来源、审核状态与更新日志；</w:t>
      </w:r>
    </w:p>
    <w:p w14:paraId="0EE265D2"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步骤</w:t>
      </w:r>
      <w:r>
        <w:rPr>
          <w:rFonts w:ascii="Times New Roman" w:eastAsia="宋体" w:hAnsi="Times New Roman" w:hint="eastAsia"/>
          <w:bCs/>
          <w:sz w:val="28"/>
          <w:szCs w:val="28"/>
        </w:rPr>
        <w:t>S45</w:t>
      </w:r>
      <w:r>
        <w:rPr>
          <w:rFonts w:ascii="Times New Roman" w:eastAsia="宋体" w:hAnsi="Times New Roman" w:hint="eastAsia"/>
          <w:bCs/>
          <w:sz w:val="28"/>
          <w:szCs w:val="28"/>
        </w:rPr>
        <w:t>、对风险机理库的一致性与完整性进行校验。</w:t>
      </w:r>
      <w:r>
        <w:rPr>
          <w:rFonts w:ascii="Times New Roman" w:eastAsia="宋体" w:hAnsi="Times New Roman"/>
          <w:bCs/>
          <w:sz w:val="28"/>
          <w:szCs w:val="28"/>
        </w:rPr>
        <w:t xml:space="preserve"> </w:t>
      </w:r>
    </w:p>
    <w:p w14:paraId="3AB7EBF5" w14:textId="77777777" w:rsidR="009D4616" w:rsidRDefault="00833B2F">
      <w:pPr>
        <w:tabs>
          <w:tab w:val="left" w:pos="5460"/>
        </w:tabs>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7</w:t>
      </w:r>
      <w:r>
        <w:rPr>
          <w:rFonts w:ascii="Times New Roman" w:eastAsia="宋体" w:hAnsi="Times New Roman" w:hint="eastAsia"/>
          <w:sz w:val="28"/>
          <w:szCs w:val="28"/>
        </w:rPr>
        <w:t>、根据权利要求</w:t>
      </w:r>
      <w:r>
        <w:rPr>
          <w:rFonts w:ascii="Times New Roman" w:eastAsia="宋体" w:hAnsi="Times New Roman" w:hint="eastAsia"/>
          <w:sz w:val="28"/>
          <w:szCs w:val="28"/>
        </w:rPr>
        <w:t>6</w:t>
      </w:r>
      <w:r>
        <w:rPr>
          <w:rFonts w:ascii="Times New Roman" w:eastAsia="宋体" w:hAnsi="Times New Roman" w:hint="eastAsia"/>
          <w:sz w:val="28"/>
          <w:szCs w:val="28"/>
        </w:rPr>
        <w:t>所述的一种基于大语言模型的站隧一体化施工风险识别方法，其特征在于，所述步骤</w:t>
      </w:r>
      <w:r>
        <w:rPr>
          <w:rFonts w:ascii="Times New Roman" w:eastAsia="宋体" w:hAnsi="Times New Roman" w:hint="eastAsia"/>
          <w:sz w:val="28"/>
          <w:szCs w:val="28"/>
        </w:rPr>
        <w:t>S5</w:t>
      </w:r>
      <w:r>
        <w:rPr>
          <w:rFonts w:ascii="Times New Roman" w:eastAsia="宋体" w:hAnsi="Times New Roman" w:hint="eastAsia"/>
          <w:sz w:val="28"/>
          <w:szCs w:val="28"/>
        </w:rPr>
        <w:t>包括以下步骤：</w:t>
      </w:r>
    </w:p>
    <w:p w14:paraId="7EBDB077" w14:textId="77777777" w:rsidR="009D4616" w:rsidRDefault="00833B2F">
      <w:pPr>
        <w:tabs>
          <w:tab w:val="left" w:pos="5460"/>
        </w:tabs>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S51</w:t>
      </w:r>
      <w:r>
        <w:rPr>
          <w:rFonts w:ascii="Times New Roman" w:eastAsia="宋体" w:hAnsi="Times New Roman" w:hint="eastAsia"/>
          <w:sz w:val="28"/>
          <w:szCs w:val="28"/>
        </w:rPr>
        <w:t>、借用适配中文工程文本的预训练大语言模型，并为预训练大语言模型配置推理提示模板；</w:t>
      </w:r>
    </w:p>
    <w:p w14:paraId="66AB869F" w14:textId="77777777" w:rsidR="009D4616" w:rsidRDefault="00833B2F">
      <w:pPr>
        <w:tabs>
          <w:tab w:val="left" w:pos="5460"/>
        </w:tabs>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S52</w:t>
      </w:r>
      <w:r>
        <w:rPr>
          <w:rFonts w:ascii="Times New Roman" w:eastAsia="宋体" w:hAnsi="Times New Roman" w:hint="eastAsia"/>
          <w:sz w:val="28"/>
          <w:szCs w:val="28"/>
        </w:rPr>
        <w:t>、构建用于检索增强的检索证据库，所述检索证据库包括风险机理库、规范标准库与类比工程案例库；</w:t>
      </w:r>
      <w:r>
        <w:rPr>
          <w:rFonts w:ascii="Times New Roman" w:eastAsia="宋体" w:hAnsi="Times New Roman"/>
          <w:sz w:val="28"/>
          <w:szCs w:val="28"/>
        </w:rPr>
        <w:t>所述规范标准库由现行规范、标准条文和通用约束规则整理形成</w:t>
      </w:r>
      <w:r>
        <w:rPr>
          <w:rFonts w:ascii="Times New Roman" w:eastAsia="宋体" w:hAnsi="Times New Roman" w:hint="eastAsia"/>
          <w:sz w:val="28"/>
          <w:szCs w:val="28"/>
        </w:rPr>
        <w:t>；所述类比工程案例库包括盾构、顶管、暗挖、扩挖及地下工程风险案例；</w:t>
      </w:r>
      <w:r>
        <w:rPr>
          <w:rFonts w:ascii="Times New Roman" w:eastAsia="宋体" w:hAnsi="Times New Roman"/>
          <w:sz w:val="28"/>
          <w:szCs w:val="28"/>
        </w:rPr>
        <w:t xml:space="preserve"> </w:t>
      </w:r>
    </w:p>
    <w:p w14:paraId="791B0021" w14:textId="77777777" w:rsidR="009D4616" w:rsidRDefault="00833B2F">
      <w:pPr>
        <w:tabs>
          <w:tab w:val="left" w:pos="5460"/>
        </w:tabs>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S53</w:t>
      </w:r>
      <w:r>
        <w:rPr>
          <w:rFonts w:ascii="Times New Roman" w:eastAsia="宋体" w:hAnsi="Times New Roman" w:hint="eastAsia"/>
          <w:sz w:val="28"/>
          <w:szCs w:val="28"/>
        </w:rPr>
        <w:t>、对检索证据库进行向量化处理并建立向量相似度检索，同时建立关键词倒排索引用于</w:t>
      </w:r>
      <w:r>
        <w:rPr>
          <w:rFonts w:ascii="Times New Roman" w:eastAsia="宋体" w:hAnsi="Times New Roman" w:hint="eastAsia"/>
          <w:sz w:val="28"/>
          <w:szCs w:val="28"/>
        </w:rPr>
        <w:t>BM25</w:t>
      </w:r>
      <w:r>
        <w:rPr>
          <w:rFonts w:ascii="Times New Roman" w:eastAsia="宋体" w:hAnsi="Times New Roman" w:hint="eastAsia"/>
          <w:sz w:val="28"/>
          <w:szCs w:val="28"/>
        </w:rPr>
        <w:t>关键词检索；</w:t>
      </w:r>
    </w:p>
    <w:p w14:paraId="1E67C2C2" w14:textId="77777777" w:rsidR="009D4616" w:rsidRDefault="00833B2F">
      <w:pPr>
        <w:tabs>
          <w:tab w:val="left" w:pos="5460"/>
        </w:tabs>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S54</w:t>
      </w:r>
      <w:r>
        <w:rPr>
          <w:rFonts w:ascii="Times New Roman" w:eastAsia="宋体" w:hAnsi="Times New Roman" w:hint="eastAsia"/>
          <w:sz w:val="28"/>
          <w:szCs w:val="28"/>
        </w:rPr>
        <w:t>、执行</w:t>
      </w:r>
      <w:r>
        <w:rPr>
          <w:rFonts w:ascii="Times New Roman" w:eastAsia="宋体" w:hAnsi="Times New Roman" w:hint="eastAsia"/>
          <w:sz w:val="28"/>
          <w:szCs w:val="28"/>
        </w:rPr>
        <w:t>BM25</w:t>
      </w:r>
      <w:r>
        <w:rPr>
          <w:rFonts w:ascii="Times New Roman" w:eastAsia="宋体" w:hAnsi="Times New Roman" w:hint="eastAsia"/>
          <w:sz w:val="28"/>
          <w:szCs w:val="28"/>
        </w:rPr>
        <w:t>关键词检索与向量相似度检索，计算综合得分后，得到</w:t>
      </w:r>
      <w:r>
        <w:rPr>
          <w:rFonts w:ascii="Times New Roman" w:eastAsia="宋体" w:hAnsi="Times New Roman" w:hint="eastAsia"/>
          <w:sz w:val="28"/>
          <w:szCs w:val="28"/>
        </w:rPr>
        <w:t>Top-K</w:t>
      </w:r>
      <w:r>
        <w:rPr>
          <w:rFonts w:ascii="Times New Roman" w:eastAsia="宋体" w:hAnsi="Times New Roman" w:hint="eastAsia"/>
          <w:sz w:val="28"/>
          <w:szCs w:val="28"/>
        </w:rPr>
        <w:t>候选证据片段；</w:t>
      </w:r>
    </w:p>
    <w:p w14:paraId="63D76A9D" w14:textId="77777777" w:rsidR="009D4616" w:rsidRDefault="00833B2F">
      <w:pPr>
        <w:tabs>
          <w:tab w:val="left" w:pos="5460"/>
        </w:tabs>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S55</w:t>
      </w:r>
      <w:r>
        <w:rPr>
          <w:rFonts w:ascii="Times New Roman" w:eastAsia="宋体" w:hAnsi="Times New Roman" w:hint="eastAsia"/>
          <w:sz w:val="28"/>
          <w:szCs w:val="28"/>
        </w:rPr>
        <w:t>、基于站隧一体化施工工序模型中已记录的工序节点之</w:t>
      </w:r>
      <w:r>
        <w:rPr>
          <w:rFonts w:ascii="Times New Roman" w:eastAsia="宋体" w:hAnsi="Times New Roman" w:hint="eastAsia"/>
          <w:sz w:val="28"/>
          <w:szCs w:val="28"/>
        </w:rPr>
        <w:lastRenderedPageBreak/>
        <w:t>间的时间先后关系、资源依赖关系和受力依赖关系，以及风险机理库中已建立的风险机理条目与工序节点之间的关联关系执行关系检索，获取与当前工序节点对应的风险机理条目、前后关联工序节点及相关依赖关系记录；</w:t>
      </w:r>
    </w:p>
    <w:p w14:paraId="34EB2E88" w14:textId="77777777" w:rsidR="009D4616" w:rsidRDefault="00833B2F">
      <w:pPr>
        <w:tabs>
          <w:tab w:val="left" w:pos="5460"/>
        </w:tabs>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S56</w:t>
      </w:r>
      <w:r>
        <w:rPr>
          <w:rFonts w:ascii="Times New Roman" w:eastAsia="宋体" w:hAnsi="Times New Roman" w:hint="eastAsia"/>
          <w:sz w:val="28"/>
          <w:szCs w:val="28"/>
        </w:rPr>
        <w:t>、基于</w:t>
      </w:r>
      <w:r>
        <w:rPr>
          <w:rFonts w:ascii="Times New Roman" w:eastAsia="宋体" w:hAnsi="Times New Roman" w:hint="eastAsia"/>
          <w:sz w:val="28"/>
          <w:szCs w:val="28"/>
        </w:rPr>
        <w:t>Top-K</w:t>
      </w:r>
      <w:r>
        <w:rPr>
          <w:rFonts w:ascii="Times New Roman" w:eastAsia="宋体" w:hAnsi="Times New Roman" w:hint="eastAsia"/>
          <w:sz w:val="28"/>
          <w:szCs w:val="28"/>
        </w:rPr>
        <w:t>候选证据片段，按综合得分选取检索证据库，并将工序节点描述、状态参数描述、受力依赖关系、风险机理条目和检索证据库组装为模型输入上下文；</w:t>
      </w:r>
    </w:p>
    <w:p w14:paraId="77DFD8DF" w14:textId="77777777" w:rsidR="009D4616" w:rsidRDefault="00833B2F">
      <w:pPr>
        <w:tabs>
          <w:tab w:val="left" w:pos="5460"/>
        </w:tabs>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S57</w:t>
      </w:r>
      <w:r>
        <w:rPr>
          <w:rFonts w:ascii="Times New Roman" w:eastAsia="宋体" w:hAnsi="Times New Roman" w:hint="eastAsia"/>
          <w:sz w:val="28"/>
          <w:szCs w:val="28"/>
        </w:rPr>
        <w:t>、调用预训练大语言模型在模型输入上下文约束下进行启发式推理，输出与当前工序节点绑定的模型输出结果；所述模型输出结果包括风险源、风险因素、风险事件及风险要素关系、证据定位信息与模型置信度；</w:t>
      </w:r>
    </w:p>
    <w:p w14:paraId="2462763A" w14:textId="77777777" w:rsidR="009D4616" w:rsidRDefault="00833B2F">
      <w:pPr>
        <w:tabs>
          <w:tab w:val="left" w:pos="5460"/>
        </w:tabs>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S58</w:t>
      </w:r>
      <w:r>
        <w:rPr>
          <w:rFonts w:ascii="Times New Roman" w:eastAsia="宋体" w:hAnsi="Times New Roman" w:hint="eastAsia"/>
          <w:sz w:val="28"/>
          <w:szCs w:val="28"/>
        </w:rPr>
        <w:t>、对模型输出结果进行结构化格式校验、缺失字段补全和字段名称统一，形成标准化风险记录；并基于标准化风险记录生成工序风险关联图谱；所述标准化风险记录至少包括工序节点标识、风险源、风险因素、风险事件、风险要素关系、证据定位信息与模型置信度。</w:t>
      </w:r>
      <w:r>
        <w:rPr>
          <w:rFonts w:ascii="Times New Roman" w:eastAsia="宋体" w:hAnsi="Times New Roman"/>
          <w:sz w:val="28"/>
          <w:szCs w:val="28"/>
        </w:rPr>
        <w:t xml:space="preserve"> </w:t>
      </w:r>
    </w:p>
    <w:p w14:paraId="324A8E0F" w14:textId="77777777" w:rsidR="009D4616" w:rsidRDefault="00833B2F">
      <w:pPr>
        <w:tabs>
          <w:tab w:val="left" w:pos="5460"/>
        </w:tabs>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8</w:t>
      </w:r>
      <w:r>
        <w:rPr>
          <w:rFonts w:ascii="Times New Roman" w:eastAsia="宋体" w:hAnsi="Times New Roman" w:hint="eastAsia"/>
          <w:sz w:val="28"/>
          <w:szCs w:val="28"/>
        </w:rPr>
        <w:t>、根据权利要求</w:t>
      </w:r>
      <w:r>
        <w:rPr>
          <w:rFonts w:ascii="Times New Roman" w:eastAsia="宋体" w:hAnsi="Times New Roman" w:hint="eastAsia"/>
          <w:sz w:val="28"/>
          <w:szCs w:val="28"/>
        </w:rPr>
        <w:t>7</w:t>
      </w:r>
      <w:r>
        <w:rPr>
          <w:rFonts w:ascii="Times New Roman" w:eastAsia="宋体" w:hAnsi="Times New Roman" w:hint="eastAsia"/>
          <w:sz w:val="28"/>
          <w:szCs w:val="28"/>
        </w:rPr>
        <w:t>所述的一种基于大语言模型的站隧一体化施工风险识别方法，其特征在于，所述步骤</w:t>
      </w:r>
      <w:r>
        <w:rPr>
          <w:rFonts w:ascii="Times New Roman" w:eastAsia="宋体" w:hAnsi="Times New Roman" w:hint="eastAsia"/>
          <w:sz w:val="28"/>
          <w:szCs w:val="28"/>
        </w:rPr>
        <w:t>S57</w:t>
      </w:r>
      <w:r>
        <w:rPr>
          <w:rFonts w:ascii="Times New Roman" w:eastAsia="宋体" w:hAnsi="Times New Roman" w:hint="eastAsia"/>
          <w:sz w:val="28"/>
          <w:szCs w:val="28"/>
        </w:rPr>
        <w:t>之前还包括：</w:t>
      </w:r>
    </w:p>
    <w:p w14:paraId="43CA46C1" w14:textId="77777777" w:rsidR="009D4616" w:rsidRDefault="00833B2F">
      <w:pPr>
        <w:tabs>
          <w:tab w:val="left" w:pos="5460"/>
        </w:tabs>
        <w:spacing w:line="360" w:lineRule="auto"/>
        <w:ind w:firstLineChars="200" w:firstLine="560"/>
        <w:rPr>
          <w:rFonts w:ascii="Times New Roman" w:eastAsia="宋体" w:hAnsi="Times New Roman"/>
          <w:sz w:val="28"/>
          <w:szCs w:val="28"/>
        </w:rPr>
      </w:pPr>
      <w:r>
        <w:rPr>
          <w:rFonts w:ascii="Times New Roman" w:eastAsia="宋体" w:hAnsi="Times New Roman"/>
          <w:sz w:val="28"/>
          <w:szCs w:val="28"/>
        </w:rPr>
        <w:t>步骤</w:t>
      </w:r>
      <w:r>
        <w:rPr>
          <w:rFonts w:ascii="Times New Roman" w:eastAsia="宋体" w:hAnsi="Times New Roman"/>
          <w:sz w:val="28"/>
          <w:szCs w:val="28"/>
        </w:rPr>
        <w:t>S56</w:t>
      </w:r>
      <w:r>
        <w:rPr>
          <w:rFonts w:ascii="Times New Roman" w:eastAsia="宋体" w:hAnsi="Times New Roman" w:hint="eastAsia"/>
          <w:sz w:val="28"/>
          <w:szCs w:val="28"/>
        </w:rPr>
        <w:t>’</w:t>
      </w:r>
      <w:r>
        <w:rPr>
          <w:rFonts w:ascii="Times New Roman" w:eastAsia="宋体" w:hAnsi="Times New Roman"/>
          <w:sz w:val="28"/>
          <w:szCs w:val="28"/>
        </w:rPr>
        <w:t>、基于专家复核结果或合成样本对预训练大语言模型采用低秩适应技术进行微调，得到微调后的预训练大语言模型</w:t>
      </w:r>
      <w:r>
        <w:rPr>
          <w:rFonts w:ascii="Times New Roman" w:eastAsia="宋体" w:hAnsi="Times New Roman" w:hint="eastAsia"/>
          <w:sz w:val="28"/>
          <w:szCs w:val="28"/>
        </w:rPr>
        <w:t>。</w:t>
      </w:r>
    </w:p>
    <w:p w14:paraId="19A4E416"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9</w:t>
      </w:r>
      <w:r>
        <w:rPr>
          <w:rFonts w:ascii="Times New Roman" w:eastAsia="宋体" w:hAnsi="Times New Roman" w:hint="eastAsia"/>
          <w:bCs/>
          <w:sz w:val="28"/>
          <w:szCs w:val="28"/>
        </w:rPr>
        <w:t>、根据权利要求</w:t>
      </w:r>
      <w:r>
        <w:rPr>
          <w:rFonts w:ascii="Times New Roman" w:eastAsia="宋体" w:hAnsi="Times New Roman" w:hint="eastAsia"/>
          <w:bCs/>
          <w:sz w:val="28"/>
          <w:szCs w:val="28"/>
        </w:rPr>
        <w:t>7</w:t>
      </w:r>
      <w:r>
        <w:rPr>
          <w:rFonts w:ascii="Times New Roman" w:eastAsia="宋体" w:hAnsi="Times New Roman" w:hint="eastAsia"/>
          <w:bCs/>
          <w:sz w:val="28"/>
          <w:szCs w:val="28"/>
        </w:rPr>
        <w:t>所述的一种基于大语言模型的站隧一体化施工风险识别方法，其特征在于，所述步骤</w:t>
      </w:r>
      <w:r>
        <w:rPr>
          <w:rFonts w:ascii="Times New Roman" w:eastAsia="宋体" w:hAnsi="Times New Roman" w:hint="eastAsia"/>
          <w:bCs/>
          <w:sz w:val="28"/>
          <w:szCs w:val="28"/>
        </w:rPr>
        <w:t>S58</w:t>
      </w:r>
      <w:r>
        <w:rPr>
          <w:rFonts w:ascii="Times New Roman" w:eastAsia="宋体" w:hAnsi="Times New Roman" w:hint="eastAsia"/>
          <w:bCs/>
          <w:sz w:val="28"/>
          <w:szCs w:val="28"/>
        </w:rPr>
        <w:t>之后还包括：</w:t>
      </w:r>
    </w:p>
    <w:p w14:paraId="2295435A"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lastRenderedPageBreak/>
        <w:t>步骤</w:t>
      </w:r>
      <w:r>
        <w:rPr>
          <w:rFonts w:ascii="Times New Roman" w:eastAsia="宋体" w:hAnsi="Times New Roman" w:hint="eastAsia"/>
          <w:bCs/>
          <w:sz w:val="28"/>
          <w:szCs w:val="28"/>
        </w:rPr>
        <w:t>S59</w:t>
      </w:r>
      <w:r>
        <w:rPr>
          <w:rFonts w:ascii="Times New Roman" w:eastAsia="宋体" w:hAnsi="Times New Roman" w:hint="eastAsia"/>
          <w:bCs/>
          <w:sz w:val="28"/>
          <w:szCs w:val="28"/>
        </w:rPr>
        <w:t>、基于风险机理库与规范条文对标准化风险记录执行规则一致性校验得到规则一致性校验结果；和</w:t>
      </w:r>
      <w:r>
        <w:rPr>
          <w:rFonts w:ascii="Times New Roman" w:eastAsia="宋体" w:hAnsi="Times New Roman" w:hint="eastAsia"/>
          <w:bCs/>
          <w:sz w:val="28"/>
          <w:szCs w:val="28"/>
        </w:rPr>
        <w:t>/</w:t>
      </w:r>
      <w:r>
        <w:rPr>
          <w:rFonts w:ascii="Times New Roman" w:eastAsia="宋体" w:hAnsi="Times New Roman" w:hint="eastAsia"/>
          <w:bCs/>
          <w:sz w:val="28"/>
          <w:szCs w:val="28"/>
        </w:rPr>
        <w:t>或，</w:t>
      </w:r>
    </w:p>
    <w:p w14:paraId="303B1DC8"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接入仿真、试验结果对标准化风险记录进行约束校验，得到仿真约束校验结果；</w:t>
      </w:r>
    </w:p>
    <w:p w14:paraId="25FFA4A8"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根据所述规则一致性校验结果和</w:t>
      </w:r>
      <w:r>
        <w:rPr>
          <w:rFonts w:ascii="Times New Roman" w:eastAsia="宋体" w:hAnsi="Times New Roman" w:hint="eastAsia"/>
          <w:bCs/>
          <w:sz w:val="28"/>
          <w:szCs w:val="28"/>
        </w:rPr>
        <w:t>/</w:t>
      </w:r>
      <w:r>
        <w:rPr>
          <w:rFonts w:ascii="Times New Roman" w:eastAsia="宋体" w:hAnsi="Times New Roman" w:hint="eastAsia"/>
          <w:bCs/>
          <w:sz w:val="28"/>
          <w:szCs w:val="28"/>
        </w:rPr>
        <w:t>或所述约束校验结果，修正模型置信度。</w:t>
      </w:r>
    </w:p>
    <w:p w14:paraId="314FDB42"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10</w:t>
      </w:r>
      <w:r>
        <w:rPr>
          <w:rFonts w:ascii="Times New Roman" w:eastAsia="宋体" w:hAnsi="Times New Roman" w:hint="eastAsia"/>
          <w:bCs/>
          <w:sz w:val="28"/>
          <w:szCs w:val="28"/>
        </w:rPr>
        <w:t>、根据权利要求</w:t>
      </w:r>
      <w:r>
        <w:rPr>
          <w:rFonts w:ascii="Times New Roman" w:eastAsia="宋体" w:hAnsi="Times New Roman" w:hint="eastAsia"/>
          <w:bCs/>
          <w:sz w:val="28"/>
          <w:szCs w:val="28"/>
        </w:rPr>
        <w:t>1</w:t>
      </w:r>
      <w:r>
        <w:rPr>
          <w:rFonts w:ascii="Times New Roman" w:eastAsia="宋体" w:hAnsi="Times New Roman" w:hint="eastAsia"/>
          <w:bCs/>
          <w:sz w:val="28"/>
          <w:szCs w:val="28"/>
        </w:rPr>
        <w:t>所述的一种基于大语言模型的站隧一体化施工风险识别方法，其特征在于，所述步骤</w:t>
      </w:r>
      <w:r>
        <w:rPr>
          <w:rFonts w:ascii="Times New Roman" w:eastAsia="宋体" w:hAnsi="Times New Roman" w:hint="eastAsia"/>
          <w:bCs/>
          <w:sz w:val="28"/>
          <w:szCs w:val="28"/>
        </w:rPr>
        <w:t>S6</w:t>
      </w:r>
      <w:r>
        <w:rPr>
          <w:rFonts w:ascii="Times New Roman" w:eastAsia="宋体" w:hAnsi="Times New Roman" w:hint="eastAsia"/>
          <w:bCs/>
          <w:sz w:val="28"/>
          <w:szCs w:val="28"/>
        </w:rPr>
        <w:t>包括以下步骤：</w:t>
      </w:r>
    </w:p>
    <w:p w14:paraId="60AD1537"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步骤</w:t>
      </w:r>
      <w:r>
        <w:rPr>
          <w:rFonts w:ascii="Times New Roman" w:eastAsia="宋体" w:hAnsi="Times New Roman" w:hint="eastAsia"/>
          <w:bCs/>
          <w:sz w:val="28"/>
          <w:szCs w:val="28"/>
        </w:rPr>
        <w:t>S61</w:t>
      </w:r>
      <w:r>
        <w:rPr>
          <w:rFonts w:ascii="Times New Roman" w:eastAsia="宋体" w:hAnsi="Times New Roman" w:hint="eastAsia"/>
          <w:bCs/>
          <w:sz w:val="28"/>
          <w:szCs w:val="28"/>
        </w:rPr>
        <w:t>、将步骤</w:t>
      </w:r>
      <w:r>
        <w:rPr>
          <w:rFonts w:ascii="Times New Roman" w:eastAsia="宋体" w:hAnsi="Times New Roman" w:hint="eastAsia"/>
          <w:bCs/>
          <w:sz w:val="28"/>
          <w:szCs w:val="28"/>
        </w:rPr>
        <w:t>S5</w:t>
      </w:r>
      <w:r>
        <w:rPr>
          <w:rFonts w:ascii="Times New Roman" w:eastAsia="宋体" w:hAnsi="Times New Roman" w:hint="eastAsia"/>
          <w:bCs/>
          <w:sz w:val="28"/>
          <w:szCs w:val="28"/>
        </w:rPr>
        <w:t>生成的工序风险关联图谱和标准化风险记录更新至风险管理系统，并对标准化风险记录中的工序节点标识、风险事件、证据定位信息与模型置信度是否齐全进行完整性检查；完整性检查通过的进入系统更新流程，完整性检查不通过的进入人工复核队列；</w:t>
      </w:r>
    </w:p>
    <w:p w14:paraId="7556B8F7"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步骤</w:t>
      </w:r>
      <w:r>
        <w:rPr>
          <w:rFonts w:ascii="Times New Roman" w:eastAsia="宋体" w:hAnsi="Times New Roman" w:hint="eastAsia"/>
          <w:bCs/>
          <w:sz w:val="28"/>
          <w:szCs w:val="28"/>
        </w:rPr>
        <w:t>S62</w:t>
      </w:r>
      <w:r>
        <w:rPr>
          <w:rFonts w:ascii="Times New Roman" w:eastAsia="宋体" w:hAnsi="Times New Roman" w:hint="eastAsia"/>
          <w:bCs/>
          <w:sz w:val="28"/>
          <w:szCs w:val="28"/>
        </w:rPr>
        <w:t>、将站隧一体化施工工序模型中的工序节点、风险机理库中的风险机理条目以及标准化风险记录中的风险源、风险因素、风险事件存入工序风险关联图谱，以及将工序节点与风险事件之间的关联关系记录、风险因素与风险事件之间的关联关系记录存入工序风险关联图谱；并将标准化风险记录、资料来源标识、版本信息与审计日志写入风险管理系统中的结果存储；</w:t>
      </w:r>
    </w:p>
    <w:p w14:paraId="77C2B7F0"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步骤</w:t>
      </w:r>
      <w:r>
        <w:rPr>
          <w:rFonts w:ascii="Times New Roman" w:eastAsia="宋体" w:hAnsi="Times New Roman" w:hint="eastAsia"/>
          <w:bCs/>
          <w:sz w:val="28"/>
          <w:szCs w:val="28"/>
        </w:rPr>
        <w:t>S63</w:t>
      </w:r>
      <w:r>
        <w:rPr>
          <w:rFonts w:ascii="Times New Roman" w:eastAsia="宋体" w:hAnsi="Times New Roman" w:hint="eastAsia"/>
          <w:bCs/>
          <w:sz w:val="28"/>
          <w:szCs w:val="28"/>
        </w:rPr>
        <w:t>、当同一风险在多工序节点或多资料来源中被重复识别时，基于工序节点一致性、事件表达相似性与证据定位信息相似性进行合并处理，得到多来源证据合并情况；当不存在重复识别情形时，</w:t>
      </w:r>
      <w:r>
        <w:rPr>
          <w:rFonts w:ascii="Times New Roman" w:eastAsia="宋体" w:hAnsi="Times New Roman" w:hint="eastAsia"/>
          <w:bCs/>
          <w:sz w:val="28"/>
          <w:szCs w:val="28"/>
        </w:rPr>
        <w:lastRenderedPageBreak/>
        <w:t>跳过合并处理；</w:t>
      </w:r>
    </w:p>
    <w:p w14:paraId="17D6D200"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步骤</w:t>
      </w:r>
      <w:r>
        <w:rPr>
          <w:rFonts w:ascii="Times New Roman" w:eastAsia="宋体" w:hAnsi="Times New Roman" w:hint="eastAsia"/>
          <w:bCs/>
          <w:sz w:val="28"/>
          <w:szCs w:val="28"/>
        </w:rPr>
        <w:t>S64</w:t>
      </w:r>
      <w:r>
        <w:rPr>
          <w:rFonts w:ascii="Times New Roman" w:eastAsia="宋体" w:hAnsi="Times New Roman" w:hint="eastAsia"/>
          <w:bCs/>
          <w:sz w:val="28"/>
          <w:szCs w:val="28"/>
        </w:rPr>
        <w:t>、基于步骤</w:t>
      </w:r>
      <w:r>
        <w:rPr>
          <w:rFonts w:ascii="Times New Roman" w:eastAsia="宋体" w:hAnsi="Times New Roman" w:hint="eastAsia"/>
          <w:bCs/>
          <w:sz w:val="28"/>
          <w:szCs w:val="28"/>
        </w:rPr>
        <w:t>S57</w:t>
      </w:r>
      <w:r>
        <w:rPr>
          <w:rFonts w:ascii="Times New Roman" w:eastAsia="宋体" w:hAnsi="Times New Roman" w:hint="eastAsia"/>
          <w:bCs/>
          <w:sz w:val="28"/>
          <w:szCs w:val="28"/>
        </w:rPr>
        <w:t>中预训练大语言模型输出的模型置信度，结合步骤</w:t>
      </w:r>
      <w:r>
        <w:rPr>
          <w:rFonts w:ascii="Times New Roman" w:eastAsia="宋体" w:hAnsi="Times New Roman" w:hint="eastAsia"/>
          <w:bCs/>
          <w:sz w:val="28"/>
          <w:szCs w:val="28"/>
        </w:rPr>
        <w:t>S59</w:t>
      </w:r>
      <w:r>
        <w:rPr>
          <w:rFonts w:ascii="Times New Roman" w:eastAsia="宋体" w:hAnsi="Times New Roman" w:hint="eastAsia"/>
          <w:bCs/>
          <w:sz w:val="28"/>
          <w:szCs w:val="28"/>
        </w:rPr>
        <w:t>得到的规则一致性校验结果、仿真约束校验结果以及步骤</w:t>
      </w:r>
      <w:r>
        <w:rPr>
          <w:rFonts w:ascii="Times New Roman" w:eastAsia="宋体" w:hAnsi="Times New Roman" w:hint="eastAsia"/>
          <w:bCs/>
          <w:sz w:val="28"/>
          <w:szCs w:val="28"/>
        </w:rPr>
        <w:t>S63</w:t>
      </w:r>
      <w:r>
        <w:rPr>
          <w:rFonts w:ascii="Times New Roman" w:eastAsia="宋体" w:hAnsi="Times New Roman" w:hint="eastAsia"/>
          <w:bCs/>
          <w:sz w:val="28"/>
          <w:szCs w:val="28"/>
        </w:rPr>
        <w:t>得到的多来源证据合并情况，生成综合置信度，并将综合置信度及其形成依据写入风险管理系统中的结果存储；</w:t>
      </w:r>
    </w:p>
    <w:p w14:paraId="4C2B9925"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步骤</w:t>
      </w:r>
      <w:r>
        <w:rPr>
          <w:rFonts w:ascii="Times New Roman" w:eastAsia="宋体" w:hAnsi="Times New Roman" w:hint="eastAsia"/>
          <w:bCs/>
          <w:sz w:val="28"/>
          <w:szCs w:val="28"/>
        </w:rPr>
        <w:t>S65</w:t>
      </w:r>
      <w:r>
        <w:rPr>
          <w:rFonts w:ascii="Times New Roman" w:eastAsia="宋体" w:hAnsi="Times New Roman" w:hint="eastAsia"/>
          <w:bCs/>
          <w:sz w:val="28"/>
          <w:szCs w:val="28"/>
        </w:rPr>
        <w:t>、输出与工序节点绑定的标准化风险记录及其对应的风险机理条目标识、证据定位信息、资料来源标识、综合置信度和版本信息，并记录审计日志，支持后续风险评估、预警与处置使用。</w:t>
      </w:r>
    </w:p>
    <w:p w14:paraId="2F1F058A" w14:textId="77777777" w:rsidR="009D4616" w:rsidRDefault="00833B2F">
      <w:pPr>
        <w:tabs>
          <w:tab w:val="left" w:pos="5460"/>
        </w:tabs>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11</w:t>
      </w:r>
      <w:r>
        <w:rPr>
          <w:rFonts w:ascii="Times New Roman" w:eastAsia="宋体" w:hAnsi="Times New Roman" w:hint="eastAsia"/>
          <w:sz w:val="28"/>
          <w:szCs w:val="28"/>
        </w:rPr>
        <w:t>、一种基于大语言模型的站隧一体化施工风险识别系统，其特征在于，所述系统包括：</w:t>
      </w:r>
    </w:p>
    <w:p w14:paraId="100ECA4C" w14:textId="77777777" w:rsidR="009D4616" w:rsidRDefault="00833B2F">
      <w:pPr>
        <w:tabs>
          <w:tab w:val="left" w:pos="5460"/>
        </w:tabs>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数据处理模块，用于获取并处理站隧一体化施工的工程资料；</w:t>
      </w:r>
    </w:p>
    <w:p w14:paraId="455D571E" w14:textId="77777777" w:rsidR="009D4616" w:rsidRDefault="00833B2F">
      <w:pPr>
        <w:tabs>
          <w:tab w:val="left" w:pos="5460"/>
        </w:tabs>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格式化转换校验模块，用于对工程资料进行格式化转换，并对格式化转换完成后的工程资料进行合规性校验；</w:t>
      </w:r>
    </w:p>
    <w:p w14:paraId="0BBB3C26" w14:textId="77777777" w:rsidR="009D4616" w:rsidRDefault="00833B2F">
      <w:pPr>
        <w:tabs>
          <w:tab w:val="left" w:pos="5460"/>
        </w:tabs>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模型构建模块，用于从工程资料中抽取解析多个工序节点、装备部件信息和构件信息，构建站隧一体化施工工序模型；</w:t>
      </w:r>
    </w:p>
    <w:p w14:paraId="20C7DBCE" w14:textId="77777777" w:rsidR="009D4616" w:rsidRDefault="00833B2F">
      <w:pPr>
        <w:tabs>
          <w:tab w:val="left" w:pos="5460"/>
        </w:tabs>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风险机理库构建模块，用于建立风险机理条目与工序节点及监测指标之间的关联关系，并将风险机理条目及关联关系进行写入存储，形成风险机理库；</w:t>
      </w:r>
    </w:p>
    <w:p w14:paraId="339DCBB5" w14:textId="77777777" w:rsidR="009D4616" w:rsidRDefault="00833B2F">
      <w:pPr>
        <w:tabs>
          <w:tab w:val="left" w:pos="5460"/>
        </w:tabs>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启发式推理模块，用于基于预训练的大语言模型对站隧一体化施工工序模型执行启发式推理，得到模型输出结果，并形成标准化风险记录和工序风险关联图谱；</w:t>
      </w:r>
    </w:p>
    <w:p w14:paraId="01B5AFE0" w14:textId="77777777" w:rsidR="009D4616" w:rsidRDefault="00833B2F">
      <w:pPr>
        <w:tabs>
          <w:tab w:val="left" w:pos="5460"/>
        </w:tabs>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风险管理模块，用于将生成的工序风险关联图谱和标准化风险记</w:t>
      </w:r>
      <w:r>
        <w:rPr>
          <w:rFonts w:ascii="Times New Roman" w:eastAsia="宋体" w:hAnsi="Times New Roman" w:hint="eastAsia"/>
          <w:sz w:val="28"/>
          <w:szCs w:val="28"/>
        </w:rPr>
        <w:lastRenderedPageBreak/>
        <w:t>录更新至风险管理系统，实现评估、预警与处置。</w:t>
      </w:r>
    </w:p>
    <w:p w14:paraId="2A54DCAF" w14:textId="77777777" w:rsidR="009D4616" w:rsidRDefault="00833B2F">
      <w:pPr>
        <w:tabs>
          <w:tab w:val="left" w:pos="5460"/>
        </w:tabs>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12</w:t>
      </w:r>
      <w:r>
        <w:rPr>
          <w:rFonts w:ascii="Times New Roman" w:eastAsia="宋体" w:hAnsi="Times New Roman" w:hint="eastAsia"/>
          <w:sz w:val="28"/>
          <w:szCs w:val="28"/>
        </w:rPr>
        <w:t>、根据权利要求</w:t>
      </w:r>
      <w:r>
        <w:rPr>
          <w:rFonts w:ascii="Times New Roman" w:eastAsia="宋体" w:hAnsi="Times New Roman" w:hint="eastAsia"/>
          <w:sz w:val="28"/>
          <w:szCs w:val="28"/>
        </w:rPr>
        <w:t>11</w:t>
      </w:r>
      <w:r>
        <w:rPr>
          <w:rFonts w:ascii="Times New Roman" w:eastAsia="宋体" w:hAnsi="Times New Roman" w:hint="eastAsia"/>
          <w:sz w:val="28"/>
          <w:szCs w:val="28"/>
        </w:rPr>
        <w:t>所述的一种基于大语言模型的站隧一体化施工风险识别系统，其特征在于，所述系统还包括：</w:t>
      </w:r>
    </w:p>
    <w:p w14:paraId="63ED4173" w14:textId="77777777" w:rsidR="009D4616" w:rsidRDefault="00833B2F">
      <w:pPr>
        <w:tabs>
          <w:tab w:val="left" w:pos="5460"/>
        </w:tabs>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模型微调模块，用于对预训练大语言模型采用低秩适应技术进行微调；</w:t>
      </w:r>
    </w:p>
    <w:p w14:paraId="686122FD" w14:textId="77777777" w:rsidR="009D4616" w:rsidRDefault="00833B2F">
      <w:pPr>
        <w:tabs>
          <w:tab w:val="left" w:pos="5460"/>
        </w:tabs>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约束校验模块，用于进行一致性校验和</w:t>
      </w:r>
      <w:r>
        <w:rPr>
          <w:rFonts w:ascii="Times New Roman" w:eastAsia="宋体" w:hAnsi="Times New Roman" w:hint="eastAsia"/>
          <w:sz w:val="28"/>
          <w:szCs w:val="28"/>
        </w:rPr>
        <w:t>/</w:t>
      </w:r>
      <w:r>
        <w:rPr>
          <w:rFonts w:ascii="Times New Roman" w:eastAsia="宋体" w:hAnsi="Times New Roman" w:hint="eastAsia"/>
          <w:sz w:val="28"/>
          <w:szCs w:val="28"/>
        </w:rPr>
        <w:t>或约束校验，并根据一致性校验结果和</w:t>
      </w:r>
      <w:r>
        <w:rPr>
          <w:rFonts w:ascii="Times New Roman" w:eastAsia="宋体" w:hAnsi="Times New Roman" w:hint="eastAsia"/>
          <w:sz w:val="28"/>
          <w:szCs w:val="28"/>
        </w:rPr>
        <w:t>/</w:t>
      </w:r>
      <w:r>
        <w:rPr>
          <w:rFonts w:ascii="Times New Roman" w:eastAsia="宋体" w:hAnsi="Times New Roman" w:hint="eastAsia"/>
          <w:sz w:val="28"/>
          <w:szCs w:val="28"/>
        </w:rPr>
        <w:t>或所述约束校验结果，修正模型置信度。</w:t>
      </w:r>
    </w:p>
    <w:p w14:paraId="2F6BF6E5" w14:textId="77777777" w:rsidR="009D4616" w:rsidRDefault="00833B2F">
      <w:pPr>
        <w:tabs>
          <w:tab w:val="left" w:pos="5460"/>
        </w:tabs>
        <w:spacing w:line="360" w:lineRule="auto"/>
        <w:ind w:firstLineChars="200" w:firstLine="560"/>
        <w:rPr>
          <w:rFonts w:ascii="Times New Roman" w:eastAsia="宋体" w:hAnsi="Times New Roman"/>
          <w:sz w:val="28"/>
          <w:szCs w:val="28"/>
        </w:rPr>
        <w:sectPr w:rsidR="009D4616">
          <w:pgSz w:w="11906" w:h="16838"/>
          <w:pgMar w:top="1440" w:right="1800" w:bottom="1440" w:left="1800" w:header="851" w:footer="992" w:gutter="0"/>
          <w:cols w:space="425"/>
          <w:docGrid w:type="lines" w:linePitch="312"/>
        </w:sectPr>
      </w:pPr>
      <w:r>
        <w:rPr>
          <w:rFonts w:ascii="Times New Roman" w:eastAsia="宋体" w:hAnsi="Times New Roman" w:hint="eastAsia"/>
          <w:sz w:val="28"/>
          <w:szCs w:val="28"/>
        </w:rPr>
        <w:t>13</w:t>
      </w:r>
      <w:r>
        <w:rPr>
          <w:rFonts w:ascii="Times New Roman" w:eastAsia="宋体" w:hAnsi="Times New Roman" w:hint="eastAsia"/>
          <w:sz w:val="28"/>
          <w:szCs w:val="28"/>
        </w:rPr>
        <w:t>、一种可读存储介质，其特征在于，所述可读存储介质上存储有权利要求</w:t>
      </w:r>
      <w:r>
        <w:rPr>
          <w:rFonts w:ascii="Times New Roman" w:eastAsia="宋体" w:hAnsi="Times New Roman" w:hint="eastAsia"/>
          <w:sz w:val="28"/>
          <w:szCs w:val="28"/>
        </w:rPr>
        <w:t>1-10</w:t>
      </w:r>
      <w:r>
        <w:rPr>
          <w:rFonts w:ascii="Times New Roman" w:eastAsia="宋体" w:hAnsi="Times New Roman" w:hint="eastAsia"/>
          <w:sz w:val="28"/>
          <w:szCs w:val="28"/>
        </w:rPr>
        <w:t>任一项的站隧一体化施工风险识别方法以及执行站隧一体化施工风险识别方法所需要的运行程序。</w:t>
      </w:r>
    </w:p>
    <w:bookmarkEnd w:id="0"/>
    <w:p w14:paraId="4095ED63" w14:textId="77777777" w:rsidR="009D4616" w:rsidRDefault="00833B2F">
      <w:pPr>
        <w:pStyle w:val="ab"/>
        <w:rPr>
          <w:sz w:val="36"/>
          <w:szCs w:val="36"/>
        </w:rPr>
      </w:pPr>
      <w:r>
        <w:rPr>
          <w:rFonts w:hint="eastAsia"/>
          <w:sz w:val="36"/>
          <w:szCs w:val="36"/>
        </w:rPr>
        <w:lastRenderedPageBreak/>
        <w:t>说明书</w:t>
      </w:r>
    </w:p>
    <w:p w14:paraId="4DBE4C7D" w14:textId="77777777" w:rsidR="009D4616" w:rsidRDefault="00833B2F">
      <w:pPr>
        <w:spacing w:line="360" w:lineRule="auto"/>
        <w:jc w:val="center"/>
        <w:rPr>
          <w:b/>
          <w:sz w:val="28"/>
          <w:szCs w:val="28"/>
        </w:rPr>
      </w:pPr>
      <w:bookmarkStart w:id="1" w:name="OLE_LINK8"/>
      <w:r>
        <w:rPr>
          <w:rFonts w:hint="eastAsia"/>
          <w:b/>
          <w:sz w:val="28"/>
          <w:szCs w:val="28"/>
        </w:rPr>
        <w:t>站隧一体化施工风险识别方法、系统及可读存储介质</w:t>
      </w:r>
    </w:p>
    <w:bookmarkEnd w:id="1"/>
    <w:p w14:paraId="2AEAA54D" w14:textId="77777777" w:rsidR="009D4616" w:rsidRDefault="00833B2F">
      <w:pPr>
        <w:rPr>
          <w:b/>
          <w:bCs/>
          <w:sz w:val="28"/>
          <w:szCs w:val="32"/>
        </w:rPr>
      </w:pPr>
      <w:r>
        <w:rPr>
          <w:rFonts w:hint="eastAsia"/>
          <w:b/>
          <w:bCs/>
          <w:sz w:val="28"/>
          <w:szCs w:val="32"/>
        </w:rPr>
        <w:t>技术领域</w:t>
      </w:r>
    </w:p>
    <w:p w14:paraId="1BBCBE53" w14:textId="77777777" w:rsidR="009D4616" w:rsidRDefault="00833B2F">
      <w:pPr>
        <w:rPr>
          <w:rFonts w:ascii="Times New Roman" w:eastAsia="宋体" w:hAnsi="Times New Roman"/>
          <w:sz w:val="28"/>
          <w:szCs w:val="28"/>
        </w:rPr>
      </w:pPr>
      <w:r>
        <w:rPr>
          <w:b/>
          <w:bCs/>
          <w:sz w:val="28"/>
          <w:szCs w:val="28"/>
        </w:rPr>
        <w:tab/>
      </w:r>
      <w:r>
        <w:rPr>
          <w:rFonts w:ascii="Times New Roman" w:eastAsia="宋体" w:hAnsi="Times New Roman" w:hint="eastAsia"/>
          <w:sz w:val="28"/>
          <w:szCs w:val="28"/>
        </w:rPr>
        <w:t>本发明属于地下工程施工安全技术领域，特别是涉及一种基于大语言模型的站隧一体化施工风险识别方法及系统。</w:t>
      </w:r>
    </w:p>
    <w:p w14:paraId="07A8E5AC" w14:textId="77777777" w:rsidR="009D4616" w:rsidRDefault="00833B2F">
      <w:pPr>
        <w:rPr>
          <w:b/>
          <w:bCs/>
          <w:sz w:val="28"/>
          <w:szCs w:val="32"/>
        </w:rPr>
      </w:pPr>
      <w:r>
        <w:rPr>
          <w:rFonts w:hint="eastAsia"/>
          <w:b/>
          <w:bCs/>
          <w:sz w:val="28"/>
          <w:szCs w:val="32"/>
        </w:rPr>
        <w:t>背景技术</w:t>
      </w:r>
    </w:p>
    <w:p w14:paraId="07B93192"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城市轨道交通工程在中心城区常受地面环境复杂敏感、建筑物密集、交通导改与管线迁改困难等限制，传统“明挖车站</w:t>
      </w:r>
      <w:r>
        <w:rPr>
          <w:rFonts w:ascii="Times New Roman" w:eastAsia="宋体" w:hAnsi="Times New Roman" w:hint="eastAsia"/>
          <w:sz w:val="28"/>
          <w:szCs w:val="28"/>
        </w:rPr>
        <w:t>+</w:t>
      </w:r>
      <w:r>
        <w:rPr>
          <w:rFonts w:ascii="Times New Roman" w:eastAsia="宋体" w:hAnsi="Times New Roman" w:hint="eastAsia"/>
          <w:sz w:val="28"/>
          <w:szCs w:val="28"/>
        </w:rPr>
        <w:t>盾构区间隧道”的开挖方案往往难以实施。而传统车站暗挖施工方法存在难度大、效率低、安全风险高等问题，为减少占地与扰动并提高机械化开挖水平，业界出现了车站与区间一体化机械建造的技术探索，例如顶管法、盾构</w:t>
      </w:r>
      <w:r>
        <w:rPr>
          <w:rFonts w:ascii="Times New Roman" w:eastAsia="宋体" w:hAnsi="Times New Roman" w:hint="eastAsia"/>
          <w:sz w:val="28"/>
          <w:szCs w:val="28"/>
        </w:rPr>
        <w:t>+</w:t>
      </w:r>
      <w:r>
        <w:rPr>
          <w:rFonts w:ascii="Times New Roman" w:eastAsia="宋体" w:hAnsi="Times New Roman" w:hint="eastAsia"/>
          <w:sz w:val="28"/>
          <w:szCs w:val="28"/>
        </w:rPr>
        <w:t>暗挖组合、束合管幕、双圆</w:t>
      </w:r>
      <w:r>
        <w:rPr>
          <w:rFonts w:ascii="Times New Roman" w:eastAsia="宋体" w:hAnsi="Times New Roman" w:hint="eastAsia"/>
          <w:sz w:val="28"/>
          <w:szCs w:val="28"/>
        </w:rPr>
        <w:t>/</w:t>
      </w:r>
      <w:r>
        <w:rPr>
          <w:rFonts w:ascii="Times New Roman" w:eastAsia="宋体" w:hAnsi="Times New Roman" w:hint="eastAsia"/>
          <w:sz w:val="28"/>
          <w:szCs w:val="28"/>
        </w:rPr>
        <w:t>三圆盾构、母子盾构等，但上述技术实施，或需额外设置工作井</w:t>
      </w:r>
      <w:r>
        <w:rPr>
          <w:rFonts w:ascii="Times New Roman" w:eastAsia="宋体" w:hAnsi="Times New Roman" w:hint="eastAsia"/>
          <w:sz w:val="28"/>
          <w:szCs w:val="28"/>
        </w:rPr>
        <w:t>/</w:t>
      </w:r>
      <w:r>
        <w:rPr>
          <w:rFonts w:ascii="Times New Roman" w:eastAsia="宋体" w:hAnsi="Times New Roman" w:hint="eastAsia"/>
          <w:sz w:val="28"/>
          <w:szCs w:val="28"/>
        </w:rPr>
        <w:t>过渡井、或需进行断面尺寸固定、或仅能实现“大变小”而难以实现区间至车站的“小变大”等，难以满足无转换井条件下的站隧一体化需求。针对该问题，又提出了基于变径盾构机的站隧一体化施工新工法，即在区间隧道采用小盾构掘进至设计里程后，再通过主驱动伸缩与扩挖机构协同动作实现变径空间自构建，继而在洞内完成刀盘扩径与盾体扩径，并采用钢管片支护、径向锚杆加固、伸缩帽檐防护、分块拼装与焊接等措施完成扩径</w:t>
      </w:r>
      <w:r>
        <w:rPr>
          <w:rFonts w:ascii="Times New Roman" w:eastAsia="宋体" w:hAnsi="Times New Roman" w:hint="eastAsia"/>
          <w:sz w:val="28"/>
          <w:szCs w:val="28"/>
        </w:rPr>
        <w:t>/</w:t>
      </w:r>
      <w:r>
        <w:rPr>
          <w:rFonts w:ascii="Times New Roman" w:eastAsia="宋体" w:hAnsi="Times New Roman" w:hint="eastAsia"/>
          <w:sz w:val="28"/>
          <w:szCs w:val="28"/>
        </w:rPr>
        <w:t>缩径转换，从而实现区间—车站—区间的连续掘进与一体化建造。该类新技术涉及“扩径准备、变径空间扩挖、刀盘扩径、盾体扩径、缩径转换”等多环节耦合工序，具有工序长、环节多、多装备协同、结构体系快速</w:t>
      </w:r>
      <w:r>
        <w:rPr>
          <w:rFonts w:ascii="Times New Roman" w:eastAsia="宋体" w:hAnsi="Times New Roman" w:hint="eastAsia"/>
          <w:sz w:val="28"/>
          <w:szCs w:val="28"/>
        </w:rPr>
        <w:lastRenderedPageBreak/>
        <w:t>转换、支护与止水体系动态重构等施工特性，导致潜在风险点高度密集且呈现跨学科耦合特征。</w:t>
      </w:r>
    </w:p>
    <w:p w14:paraId="1CBAF0F1"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对于上述变径盾构站隧一体化新工法，由于国内外均缺乏同类型工程先例，难以获得覆盖全流程的历史风险数据以及稳定的风险规则库，使得传统风险识别方法面临以下挑战：其一，基于经验清单、规范条文或固定规则的风险识别方式难以覆盖变径空间自构建、刀盘</w:t>
      </w:r>
      <w:r>
        <w:rPr>
          <w:rFonts w:ascii="Times New Roman" w:eastAsia="宋体" w:hAnsi="Times New Roman" w:hint="eastAsia"/>
          <w:sz w:val="28"/>
          <w:szCs w:val="28"/>
        </w:rPr>
        <w:t>/</w:t>
      </w:r>
      <w:r>
        <w:rPr>
          <w:rFonts w:ascii="Times New Roman" w:eastAsia="宋体" w:hAnsi="Times New Roman" w:hint="eastAsia"/>
          <w:sz w:val="28"/>
          <w:szCs w:val="28"/>
        </w:rPr>
        <w:t>盾体原位扩径、钢管片快拼支护、反力转换与焊接装配等新工序中的未知失效模式，且规则维护成本高、适应性差；其二，基于监督学习的文本分类或事件抽取方法通常依赖大量同类工程的标注样本，对“零样本</w:t>
      </w:r>
      <w:r>
        <w:rPr>
          <w:rFonts w:ascii="Times New Roman" w:eastAsia="宋体" w:hAnsi="Times New Roman" w:hint="eastAsia"/>
          <w:sz w:val="28"/>
          <w:szCs w:val="28"/>
        </w:rPr>
        <w:t>/</w:t>
      </w:r>
      <w:r>
        <w:rPr>
          <w:rFonts w:ascii="Times New Roman" w:eastAsia="宋体" w:hAnsi="Times New Roman" w:hint="eastAsia"/>
          <w:sz w:val="28"/>
          <w:szCs w:val="28"/>
        </w:rPr>
        <w:t>小样本”的新工法场景泛化能力弱；其三，单纯基于历史案例的检索类方法受限于“类比工程不完全同类”，</w:t>
      </w:r>
      <w:bookmarkStart w:id="2" w:name="_Hlk224810113"/>
      <w:r>
        <w:rPr>
          <w:rFonts w:ascii="Times New Roman" w:eastAsia="宋体" w:hAnsi="Times New Roman" w:hint="eastAsia"/>
          <w:sz w:val="28"/>
          <w:szCs w:val="28"/>
        </w:rPr>
        <w:t>难以进行跨文档的因果推理、工序耦合分析与工程机理解释</w:t>
      </w:r>
      <w:bookmarkEnd w:id="2"/>
      <w:r>
        <w:rPr>
          <w:rFonts w:ascii="Times New Roman" w:eastAsia="宋体" w:hAnsi="Times New Roman" w:hint="eastAsia"/>
          <w:sz w:val="28"/>
          <w:szCs w:val="28"/>
        </w:rPr>
        <w:t>。实际工程中，新技术风险识别往往需要经验丰富的专家在阅读设计方案与工法步骤的基础上，结合基本力学原理与通用工程经验，通过理论分析推导并辅以试验或仿真验证进行启发式识别。</w:t>
      </w:r>
    </w:p>
    <w:p w14:paraId="6CC32EEA"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因此，亟需一种能够在缺乏同类型历史数据的条件下，从多源工程资料中理解站隧一体化施工的装备与工序特征进行跨文档推理、并输出可追溯的结构化风险要素及其关系的智能化风险识别技术，同时，为保证结果可靠性与可审计性，该类技术还需与结构化知识表示、证据检索、约束校验以及必要的仿真</w:t>
      </w:r>
      <w:r>
        <w:rPr>
          <w:rFonts w:ascii="Times New Roman" w:eastAsia="宋体" w:hAnsi="Times New Roman" w:hint="eastAsia"/>
          <w:sz w:val="28"/>
          <w:szCs w:val="28"/>
        </w:rPr>
        <w:t>/</w:t>
      </w:r>
      <w:r>
        <w:rPr>
          <w:rFonts w:ascii="Times New Roman" w:eastAsia="宋体" w:hAnsi="Times New Roman" w:hint="eastAsia"/>
          <w:sz w:val="28"/>
          <w:szCs w:val="28"/>
        </w:rPr>
        <w:t>试验验证手段相结合，以实现接近专家启发式分析的风险识别能力。</w:t>
      </w:r>
    </w:p>
    <w:p w14:paraId="7FDC6016" w14:textId="77777777" w:rsidR="009D4616" w:rsidRDefault="00833B2F">
      <w:pPr>
        <w:rPr>
          <w:b/>
          <w:bCs/>
          <w:sz w:val="28"/>
          <w:szCs w:val="32"/>
        </w:rPr>
      </w:pPr>
      <w:r>
        <w:rPr>
          <w:rFonts w:hint="eastAsia"/>
          <w:b/>
          <w:bCs/>
          <w:sz w:val="28"/>
          <w:szCs w:val="32"/>
        </w:rPr>
        <w:t>发明内容</w:t>
      </w:r>
    </w:p>
    <w:p w14:paraId="132D0F0D" w14:textId="77777777" w:rsidR="009D4616" w:rsidRDefault="00833B2F">
      <w:pPr>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lastRenderedPageBreak/>
        <w:t>为解决上述技术难题，本发明提供了一种基于大语言模型的站隧一体化施工风险识别方法及系统，能够在缺乏同类型历史数据的条件下，仅依据设计方案与通用工程经验实现类专家启发式的风险识别，提升风险识别完整性、可解释性与可追溯性。为实现以上目的，本发明通过以下技术方案予以实现：</w:t>
      </w:r>
      <w:bookmarkStart w:id="3" w:name="附图说明"/>
    </w:p>
    <w:p w14:paraId="27F7219B"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一种基于大语言模型的站隧一体化施工风险识别方法，包括以下步骤：</w:t>
      </w:r>
    </w:p>
    <w:p w14:paraId="3BA51A20"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S1</w:t>
      </w:r>
      <w:r>
        <w:rPr>
          <w:rFonts w:ascii="Times New Roman" w:eastAsia="宋体" w:hAnsi="Times New Roman" w:hint="eastAsia"/>
          <w:sz w:val="28"/>
          <w:szCs w:val="28"/>
        </w:rPr>
        <w:t>、获取并处理站隧一体化施工的工程资料；</w:t>
      </w:r>
    </w:p>
    <w:p w14:paraId="18F44EC0"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S2</w:t>
      </w:r>
      <w:r>
        <w:rPr>
          <w:rFonts w:ascii="Times New Roman" w:eastAsia="宋体" w:hAnsi="Times New Roman" w:hint="eastAsia"/>
          <w:sz w:val="28"/>
          <w:szCs w:val="28"/>
        </w:rPr>
        <w:t>、对处理后的工程资料进行格式化转换，并对格式化转换完成后的工程资料进行合规性校验；</w:t>
      </w:r>
    </w:p>
    <w:p w14:paraId="5018689D"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S3</w:t>
      </w:r>
      <w:r>
        <w:rPr>
          <w:rFonts w:ascii="Times New Roman" w:eastAsia="宋体" w:hAnsi="Times New Roman" w:hint="eastAsia"/>
          <w:sz w:val="28"/>
          <w:szCs w:val="28"/>
        </w:rPr>
        <w:t>、从完成合规性校验后的工程资料中抽取解析多个工序节点，并抽取解析装备部件信息和构件信息，以构建站隧一体化施工工序模型；</w:t>
      </w:r>
    </w:p>
    <w:p w14:paraId="569C5A89"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S4</w:t>
      </w:r>
      <w:r>
        <w:rPr>
          <w:rFonts w:ascii="Times New Roman" w:eastAsia="宋体" w:hAnsi="Times New Roman" w:hint="eastAsia"/>
          <w:sz w:val="28"/>
          <w:szCs w:val="28"/>
        </w:rPr>
        <w:t>、整理获取风险机理条目，建立风险机理条目与工序节点及监测指标之间的关联关系，将风险机理条目及关联关系进行写入存储，形成风险机理库，并校验风险机理库的一致性与完整性；</w:t>
      </w:r>
    </w:p>
    <w:p w14:paraId="2A6FD8BB"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S5</w:t>
      </w:r>
      <w:r>
        <w:rPr>
          <w:rFonts w:ascii="Times New Roman" w:eastAsia="宋体" w:hAnsi="Times New Roman" w:hint="eastAsia"/>
          <w:sz w:val="28"/>
          <w:szCs w:val="28"/>
        </w:rPr>
        <w:t>、利用所述风险机理库构建检索证据库并处理，基于预训练大语言模型对站隧一体化施工工序模型执行启发式推理，得到模型输出结果；基于模型输出结果形成标准化风险记录，基于标准化风险记录生成工序风险关联图谱；</w:t>
      </w:r>
    </w:p>
    <w:p w14:paraId="6D4600D3"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S6</w:t>
      </w:r>
      <w:r>
        <w:rPr>
          <w:rFonts w:ascii="Times New Roman" w:eastAsia="宋体" w:hAnsi="Times New Roman" w:hint="eastAsia"/>
          <w:sz w:val="28"/>
          <w:szCs w:val="28"/>
        </w:rPr>
        <w:t>、将生成的工序风险关联图谱和标准化风险记录更新至风险管理系统，对站隧一体化施工风险进行评估、预警与处置。</w:t>
      </w:r>
    </w:p>
    <w:p w14:paraId="33519E24"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lastRenderedPageBreak/>
        <w:t>优选的</w:t>
      </w:r>
      <w:r>
        <w:rPr>
          <w:rFonts w:ascii="Times New Roman" w:eastAsia="宋体" w:hAnsi="Times New Roman" w:hint="eastAsia"/>
          <w:sz w:val="28"/>
          <w:szCs w:val="28"/>
        </w:rPr>
        <w:t>，所述步骤</w:t>
      </w:r>
      <w:r>
        <w:rPr>
          <w:rFonts w:ascii="Times New Roman" w:eastAsia="宋体" w:hAnsi="Times New Roman" w:hint="eastAsia"/>
          <w:sz w:val="28"/>
          <w:szCs w:val="28"/>
        </w:rPr>
        <w:t>S1</w:t>
      </w:r>
      <w:r>
        <w:rPr>
          <w:rFonts w:ascii="Times New Roman" w:eastAsia="宋体" w:hAnsi="Times New Roman" w:hint="eastAsia"/>
          <w:sz w:val="28"/>
          <w:szCs w:val="28"/>
        </w:rPr>
        <w:t>包括以下步骤：</w:t>
      </w:r>
    </w:p>
    <w:p w14:paraId="480E9F98"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S11</w:t>
      </w:r>
      <w:r>
        <w:rPr>
          <w:rFonts w:ascii="Times New Roman" w:eastAsia="宋体" w:hAnsi="Times New Roman" w:hint="eastAsia"/>
          <w:sz w:val="28"/>
          <w:szCs w:val="28"/>
        </w:rPr>
        <w:t>、将工程资料进行接入；所述工程资料包括施工设计说明、施工组织方案、地质勘察报告、施工步骤、施工装备设计资料、专项施工方案、施工日志、施工监测数据以及风险评估资料等的一种或多种；</w:t>
      </w:r>
    </w:p>
    <w:p w14:paraId="79D21424"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S12</w:t>
      </w:r>
      <w:r>
        <w:rPr>
          <w:rFonts w:ascii="Times New Roman" w:eastAsia="宋体" w:hAnsi="Times New Roman" w:hint="eastAsia"/>
          <w:sz w:val="28"/>
          <w:szCs w:val="28"/>
        </w:rPr>
        <w:t>、生成工程资料的元数据字段，并将工程资料与元数据字段进行绑定；</w:t>
      </w:r>
    </w:p>
    <w:p w14:paraId="2500ABF9"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S13</w:t>
      </w:r>
      <w:r>
        <w:rPr>
          <w:rFonts w:ascii="Times New Roman" w:eastAsia="宋体" w:hAnsi="Times New Roman" w:hint="eastAsia"/>
          <w:sz w:val="28"/>
          <w:szCs w:val="28"/>
        </w:rPr>
        <w:t>、将元数据字段绑定后的工程资料按照工程资料类型进行划分，将同一类型的工程资料按照章节或表格或监测时间段进行分段登记，并建立资料段索引，生成资料段标识；</w:t>
      </w:r>
      <w:r>
        <w:rPr>
          <w:rFonts w:ascii="Times New Roman" w:eastAsia="宋体" w:hAnsi="Times New Roman" w:hint="eastAsia"/>
          <w:sz w:val="28"/>
          <w:szCs w:val="28"/>
        </w:rPr>
        <w:t xml:space="preserve"> </w:t>
      </w:r>
    </w:p>
    <w:p w14:paraId="18C93DD5"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S14</w:t>
      </w:r>
      <w:r>
        <w:rPr>
          <w:rFonts w:ascii="Times New Roman" w:eastAsia="宋体" w:hAnsi="Times New Roman" w:hint="eastAsia"/>
          <w:sz w:val="28"/>
          <w:szCs w:val="28"/>
        </w:rPr>
        <w:t>、将分段登记的工程资料进行权限登记。</w:t>
      </w:r>
    </w:p>
    <w:p w14:paraId="6FD18634"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优选的</w:t>
      </w:r>
      <w:r>
        <w:rPr>
          <w:rFonts w:ascii="Times New Roman" w:eastAsia="宋体" w:hAnsi="Times New Roman" w:hint="eastAsia"/>
          <w:sz w:val="28"/>
          <w:szCs w:val="28"/>
        </w:rPr>
        <w:t>，所述步骤</w:t>
      </w:r>
      <w:r>
        <w:rPr>
          <w:rFonts w:ascii="Times New Roman" w:eastAsia="宋体" w:hAnsi="Times New Roman" w:hint="eastAsia"/>
          <w:sz w:val="28"/>
          <w:szCs w:val="28"/>
        </w:rPr>
        <w:t>S2</w:t>
      </w:r>
      <w:r>
        <w:rPr>
          <w:rFonts w:ascii="Times New Roman" w:eastAsia="宋体" w:hAnsi="Times New Roman" w:hint="eastAsia"/>
          <w:sz w:val="28"/>
          <w:szCs w:val="28"/>
        </w:rPr>
        <w:t>包括以下步骤：</w:t>
      </w:r>
    </w:p>
    <w:p w14:paraId="07E0772D"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S21</w:t>
      </w:r>
      <w:r>
        <w:rPr>
          <w:rFonts w:ascii="Times New Roman" w:eastAsia="宋体" w:hAnsi="Times New Roman" w:hint="eastAsia"/>
          <w:sz w:val="28"/>
          <w:szCs w:val="28"/>
        </w:rPr>
        <w:t>、将完成权限登记后的不同格式的工程资料按文件类型分别进行格式标准化，并保留结构信息；</w:t>
      </w:r>
    </w:p>
    <w:p w14:paraId="350EF7C4"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S22</w:t>
      </w:r>
      <w:r>
        <w:rPr>
          <w:rFonts w:ascii="Times New Roman" w:eastAsia="宋体" w:hAnsi="Times New Roman" w:hint="eastAsia"/>
          <w:sz w:val="28"/>
          <w:szCs w:val="28"/>
        </w:rPr>
        <w:t>、将工程资料格式标准化后的转换结果使用格式化输出格式进行输出；所述格式化输出格式是</w:t>
      </w:r>
      <w:r>
        <w:rPr>
          <w:rFonts w:ascii="Times New Roman" w:eastAsia="宋体" w:hAnsi="Times New Roman" w:hint="eastAsia"/>
          <w:sz w:val="28"/>
          <w:szCs w:val="28"/>
        </w:rPr>
        <w:t>JSON-LD</w:t>
      </w:r>
      <w:r>
        <w:rPr>
          <w:rFonts w:ascii="Times New Roman" w:eastAsia="宋体" w:hAnsi="Times New Roman" w:hint="eastAsia"/>
          <w:sz w:val="28"/>
          <w:szCs w:val="28"/>
        </w:rPr>
        <w:t>；</w:t>
      </w:r>
    </w:p>
    <w:p w14:paraId="1FA4A2C9"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S23</w:t>
      </w:r>
      <w:r>
        <w:rPr>
          <w:rFonts w:ascii="Times New Roman" w:eastAsia="宋体" w:hAnsi="Times New Roman" w:hint="eastAsia"/>
          <w:sz w:val="28"/>
          <w:szCs w:val="28"/>
        </w:rPr>
        <w:t>、对步骤</w:t>
      </w:r>
      <w:r>
        <w:rPr>
          <w:rFonts w:ascii="Times New Roman" w:eastAsia="宋体" w:hAnsi="Times New Roman" w:hint="eastAsia"/>
          <w:sz w:val="28"/>
          <w:szCs w:val="28"/>
        </w:rPr>
        <w:t>S22</w:t>
      </w:r>
      <w:r>
        <w:rPr>
          <w:rFonts w:ascii="Times New Roman" w:eastAsia="宋体" w:hAnsi="Times New Roman" w:hint="eastAsia"/>
          <w:sz w:val="28"/>
          <w:szCs w:val="28"/>
        </w:rPr>
        <w:t>得到的工程资料的格式化转换结果按字段、实体、关系或资料段进行逐项合规性校验；若某一字段、实体、关系或资料段对应的校验项未通过，则记录失败原因，并回溯到该校验项对应的资料段标识重新处理。</w:t>
      </w:r>
    </w:p>
    <w:p w14:paraId="6B43309E"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优选的</w:t>
      </w:r>
      <w:r>
        <w:rPr>
          <w:rFonts w:ascii="Times New Roman" w:eastAsia="宋体" w:hAnsi="Times New Roman" w:hint="eastAsia"/>
          <w:sz w:val="28"/>
          <w:szCs w:val="28"/>
        </w:rPr>
        <w:t>，所述步骤</w:t>
      </w:r>
      <w:r>
        <w:rPr>
          <w:rFonts w:ascii="Times New Roman" w:eastAsia="宋体" w:hAnsi="Times New Roman" w:hint="eastAsia"/>
          <w:sz w:val="28"/>
          <w:szCs w:val="28"/>
        </w:rPr>
        <w:t>S21</w:t>
      </w:r>
      <w:r>
        <w:rPr>
          <w:rFonts w:ascii="Times New Roman" w:eastAsia="宋体" w:hAnsi="Times New Roman" w:hint="eastAsia"/>
          <w:sz w:val="28"/>
          <w:szCs w:val="28"/>
        </w:rPr>
        <w:t>中格式标准化的方式包括</w:t>
      </w:r>
      <w:r>
        <w:rPr>
          <w:rFonts w:ascii="Times New Roman" w:eastAsia="宋体" w:hAnsi="Times New Roman" w:hint="eastAsia"/>
          <w:sz w:val="28"/>
          <w:szCs w:val="28"/>
        </w:rPr>
        <w:t>OCR</w:t>
      </w:r>
      <w:r>
        <w:rPr>
          <w:rFonts w:ascii="Times New Roman" w:eastAsia="宋体" w:hAnsi="Times New Roman" w:hint="eastAsia"/>
          <w:sz w:val="28"/>
          <w:szCs w:val="28"/>
        </w:rPr>
        <w:t>扫描、富文本解析、</w:t>
      </w:r>
      <w:r>
        <w:rPr>
          <w:rFonts w:ascii="Times New Roman" w:eastAsia="宋体" w:hAnsi="Times New Roman" w:hint="eastAsia"/>
          <w:sz w:val="28"/>
          <w:szCs w:val="28"/>
        </w:rPr>
        <w:t>CAD</w:t>
      </w:r>
      <w:r>
        <w:rPr>
          <w:rFonts w:ascii="Times New Roman" w:eastAsia="宋体" w:hAnsi="Times New Roman" w:hint="eastAsia"/>
          <w:sz w:val="28"/>
          <w:szCs w:val="28"/>
        </w:rPr>
        <w:t>图纸标注提取、监测数据预处理以及语义分块。</w:t>
      </w:r>
    </w:p>
    <w:p w14:paraId="571E05BC"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lastRenderedPageBreak/>
        <w:t>优选的</w:t>
      </w:r>
      <w:r>
        <w:rPr>
          <w:rFonts w:ascii="Times New Roman" w:eastAsia="宋体" w:hAnsi="Times New Roman" w:hint="eastAsia"/>
          <w:sz w:val="28"/>
          <w:szCs w:val="28"/>
        </w:rPr>
        <w:t>，所述步骤</w:t>
      </w:r>
      <w:r>
        <w:rPr>
          <w:rFonts w:ascii="Times New Roman" w:eastAsia="宋体" w:hAnsi="Times New Roman" w:hint="eastAsia"/>
          <w:sz w:val="28"/>
          <w:szCs w:val="28"/>
        </w:rPr>
        <w:t>S3</w:t>
      </w:r>
      <w:r>
        <w:rPr>
          <w:rFonts w:ascii="Times New Roman" w:eastAsia="宋体" w:hAnsi="Times New Roman" w:hint="eastAsia"/>
          <w:sz w:val="28"/>
          <w:szCs w:val="28"/>
        </w:rPr>
        <w:t>包括以下步骤：</w:t>
      </w:r>
    </w:p>
    <w:p w14:paraId="46F41B51"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S31</w:t>
      </w:r>
      <w:r>
        <w:rPr>
          <w:rFonts w:ascii="Times New Roman" w:eastAsia="宋体" w:hAnsi="Times New Roman" w:hint="eastAsia"/>
          <w:sz w:val="28"/>
          <w:szCs w:val="28"/>
        </w:rPr>
        <w:t>、基于完成了合规性校验的工程资料，从其中的施工步骤和专项施工方案中抽取解析多个工序节点，并为每个工序节点配备节点标识、输入描述和输出描述，并输出工序节点清单；</w:t>
      </w:r>
    </w:p>
    <w:p w14:paraId="7208CFD7"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S32</w:t>
      </w:r>
      <w:r>
        <w:rPr>
          <w:rFonts w:ascii="Times New Roman" w:eastAsia="宋体" w:hAnsi="Times New Roman" w:hint="eastAsia"/>
          <w:sz w:val="28"/>
          <w:szCs w:val="28"/>
        </w:rPr>
        <w:t>、再基于完成了合规性校验的工程资料，从其中的施工装备设计资料中抽取解析装备部件信息和构件信息，利用装备部件信息和构件信息分别建立装备节点和构件节点；</w:t>
      </w:r>
    </w:p>
    <w:p w14:paraId="5D8CFE26"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S33</w:t>
      </w:r>
      <w:r>
        <w:rPr>
          <w:rFonts w:ascii="Times New Roman" w:eastAsia="宋体" w:hAnsi="Times New Roman" w:hint="eastAsia"/>
          <w:sz w:val="28"/>
          <w:szCs w:val="28"/>
        </w:rPr>
        <w:t>、对工序节点清单中的各工序节点配置状态参数描述；</w:t>
      </w:r>
    </w:p>
    <w:p w14:paraId="22A2ACC5"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S34</w:t>
      </w:r>
      <w:r>
        <w:rPr>
          <w:rFonts w:ascii="Times New Roman" w:eastAsia="宋体" w:hAnsi="Times New Roman" w:hint="eastAsia"/>
          <w:sz w:val="28"/>
          <w:szCs w:val="28"/>
        </w:rPr>
        <w:t>、建立工序节点之间的时间先后关系、资源依赖关系以及受力依赖关系；以及建立工序节点与装备节点、构件节点之间的作用关系；</w:t>
      </w:r>
    </w:p>
    <w:p w14:paraId="4B5D10EF"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S35</w:t>
      </w:r>
      <w:r>
        <w:rPr>
          <w:rFonts w:ascii="Times New Roman" w:eastAsia="宋体" w:hAnsi="Times New Roman" w:hint="eastAsia"/>
          <w:sz w:val="28"/>
          <w:szCs w:val="28"/>
        </w:rPr>
        <w:t>、将工序节点、装备节点、构件节点、时间先后关系、资源依赖关系、受力依赖关系以及作用关系进行存储写入，形成站隧一体化施工工序模型；</w:t>
      </w:r>
    </w:p>
    <w:p w14:paraId="06D2D2F4"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S36</w:t>
      </w:r>
      <w:r>
        <w:rPr>
          <w:rFonts w:ascii="Times New Roman" w:eastAsia="宋体" w:hAnsi="Times New Roman" w:hint="eastAsia"/>
          <w:sz w:val="28"/>
          <w:szCs w:val="28"/>
        </w:rPr>
        <w:t>、对形成的站隧一体化施工工序模型执行一致性校验，且一致性校验不通过的进入人工复核队列。</w:t>
      </w:r>
    </w:p>
    <w:p w14:paraId="7BA6907B"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优选的</w:t>
      </w:r>
      <w:r>
        <w:rPr>
          <w:rFonts w:ascii="Times New Roman" w:eastAsia="宋体" w:hAnsi="Times New Roman" w:hint="eastAsia"/>
          <w:sz w:val="28"/>
          <w:szCs w:val="28"/>
        </w:rPr>
        <w:t>，所述步骤</w:t>
      </w:r>
      <w:r>
        <w:rPr>
          <w:rFonts w:ascii="Times New Roman" w:eastAsia="宋体" w:hAnsi="Times New Roman" w:hint="eastAsia"/>
          <w:sz w:val="28"/>
          <w:szCs w:val="28"/>
        </w:rPr>
        <w:t>S4</w:t>
      </w:r>
      <w:r>
        <w:rPr>
          <w:rFonts w:ascii="Times New Roman" w:eastAsia="宋体" w:hAnsi="Times New Roman" w:hint="eastAsia"/>
          <w:sz w:val="28"/>
          <w:szCs w:val="28"/>
        </w:rPr>
        <w:t>包括以下步骤：</w:t>
      </w:r>
    </w:p>
    <w:p w14:paraId="63CDD7EC"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S41</w:t>
      </w:r>
      <w:r>
        <w:rPr>
          <w:rFonts w:ascii="Times New Roman" w:eastAsia="宋体" w:hAnsi="Times New Roman" w:hint="eastAsia"/>
          <w:sz w:val="28"/>
          <w:szCs w:val="28"/>
        </w:rPr>
        <w:t>、由已有工程机理知识、规范条文和工程资料中的风险描述整理得到风险机理条目；</w:t>
      </w:r>
    </w:p>
    <w:p w14:paraId="148966A4"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S42</w:t>
      </w:r>
      <w:r>
        <w:rPr>
          <w:rFonts w:ascii="Times New Roman" w:eastAsia="宋体" w:hAnsi="Times New Roman" w:hint="eastAsia"/>
          <w:sz w:val="28"/>
          <w:szCs w:val="28"/>
        </w:rPr>
        <w:t>、建立风险机理条目与步骤</w:t>
      </w:r>
      <w:r>
        <w:rPr>
          <w:rFonts w:ascii="Times New Roman" w:eastAsia="宋体" w:hAnsi="Times New Roman" w:hint="eastAsia"/>
          <w:sz w:val="28"/>
          <w:szCs w:val="28"/>
        </w:rPr>
        <w:t>S31</w:t>
      </w:r>
      <w:r>
        <w:rPr>
          <w:rFonts w:ascii="Times New Roman" w:eastAsia="宋体" w:hAnsi="Times New Roman" w:hint="eastAsia"/>
          <w:sz w:val="28"/>
          <w:szCs w:val="28"/>
        </w:rPr>
        <w:t>抽取解析得到的工序节点间的关联关系，并记录关联后的证据定位信息；</w:t>
      </w:r>
    </w:p>
    <w:p w14:paraId="257775D6"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S43</w:t>
      </w:r>
      <w:r>
        <w:rPr>
          <w:rFonts w:ascii="Times New Roman" w:eastAsia="宋体" w:hAnsi="Times New Roman" w:hint="eastAsia"/>
          <w:sz w:val="28"/>
          <w:szCs w:val="28"/>
        </w:rPr>
        <w:t>、建立风险机理条目与状态参数描述及监测指标之间的</w:t>
      </w:r>
      <w:r>
        <w:rPr>
          <w:rFonts w:ascii="Times New Roman" w:eastAsia="宋体" w:hAnsi="Times New Roman" w:hint="eastAsia"/>
          <w:sz w:val="28"/>
          <w:szCs w:val="28"/>
        </w:rPr>
        <w:lastRenderedPageBreak/>
        <w:t>关联关系；所述监测指标包括地表沉降、支护结构变形、地下水位、泥水压力、注浆压力以及盾构姿态参数中的一种或多种；</w:t>
      </w:r>
    </w:p>
    <w:p w14:paraId="129D56C7"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S44</w:t>
      </w:r>
      <w:r>
        <w:rPr>
          <w:rFonts w:ascii="Times New Roman" w:eastAsia="宋体" w:hAnsi="Times New Roman" w:hint="eastAsia"/>
          <w:sz w:val="28"/>
          <w:szCs w:val="28"/>
        </w:rPr>
        <w:t>、将风险机理条目、风险机理条目与工序节点间关联关系、风险机理条目与状态参数描述及监测指标之间的关联关系进行写入存储，形成风险机理库，并对风险机理库进行版本化管理，记录风险机理库的来源、审核状态与更新日志；</w:t>
      </w:r>
    </w:p>
    <w:p w14:paraId="53C55F18"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S45</w:t>
      </w:r>
      <w:r>
        <w:rPr>
          <w:rFonts w:ascii="Times New Roman" w:eastAsia="宋体" w:hAnsi="Times New Roman" w:hint="eastAsia"/>
          <w:sz w:val="28"/>
          <w:szCs w:val="28"/>
        </w:rPr>
        <w:t>、对风险机理库的一致性与完整性进行校验。</w:t>
      </w:r>
      <w:r>
        <w:rPr>
          <w:rFonts w:ascii="Times New Roman" w:eastAsia="宋体" w:hAnsi="Times New Roman" w:hint="eastAsia"/>
          <w:sz w:val="28"/>
          <w:szCs w:val="28"/>
        </w:rPr>
        <w:t xml:space="preserve"> </w:t>
      </w:r>
    </w:p>
    <w:p w14:paraId="00A2FB98"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优选的</w:t>
      </w:r>
      <w:r>
        <w:rPr>
          <w:rFonts w:ascii="Times New Roman" w:eastAsia="宋体" w:hAnsi="Times New Roman" w:hint="eastAsia"/>
          <w:sz w:val="28"/>
          <w:szCs w:val="28"/>
        </w:rPr>
        <w:t>，所述步骤</w:t>
      </w:r>
      <w:r>
        <w:rPr>
          <w:rFonts w:ascii="Times New Roman" w:eastAsia="宋体" w:hAnsi="Times New Roman" w:hint="eastAsia"/>
          <w:sz w:val="28"/>
          <w:szCs w:val="28"/>
        </w:rPr>
        <w:t>S5</w:t>
      </w:r>
      <w:r>
        <w:rPr>
          <w:rFonts w:ascii="Times New Roman" w:eastAsia="宋体" w:hAnsi="Times New Roman" w:hint="eastAsia"/>
          <w:sz w:val="28"/>
          <w:szCs w:val="28"/>
        </w:rPr>
        <w:t>包括以下步骤：</w:t>
      </w:r>
    </w:p>
    <w:p w14:paraId="12A0F0F4"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S51</w:t>
      </w:r>
      <w:r>
        <w:rPr>
          <w:rFonts w:ascii="Times New Roman" w:eastAsia="宋体" w:hAnsi="Times New Roman" w:hint="eastAsia"/>
          <w:sz w:val="28"/>
          <w:szCs w:val="28"/>
        </w:rPr>
        <w:t>、借用适配中文工程文本的预训练大语言模型，并为预训练大语言模型配置推理提示模板；</w:t>
      </w:r>
    </w:p>
    <w:p w14:paraId="18DD83EB"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S52</w:t>
      </w:r>
      <w:r>
        <w:rPr>
          <w:rFonts w:ascii="Times New Roman" w:eastAsia="宋体" w:hAnsi="Times New Roman" w:hint="eastAsia"/>
          <w:sz w:val="28"/>
          <w:szCs w:val="28"/>
        </w:rPr>
        <w:t>、构建用于检索增强的检索证据库，所述检索证据库包括风险机理库、规范标准库与类比工程案例库；所述规范标准库由现行规范、标准条文和通用约束规则整理形成；所述类比工程案例库包括盾构、顶管、暗挖、扩挖及地下工程风险案例；</w:t>
      </w:r>
      <w:r>
        <w:rPr>
          <w:rFonts w:ascii="Times New Roman" w:eastAsia="宋体" w:hAnsi="Times New Roman" w:hint="eastAsia"/>
          <w:sz w:val="28"/>
          <w:szCs w:val="28"/>
        </w:rPr>
        <w:t xml:space="preserve"> </w:t>
      </w:r>
    </w:p>
    <w:p w14:paraId="429D61A9"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S53</w:t>
      </w:r>
      <w:r>
        <w:rPr>
          <w:rFonts w:ascii="Times New Roman" w:eastAsia="宋体" w:hAnsi="Times New Roman" w:hint="eastAsia"/>
          <w:sz w:val="28"/>
          <w:szCs w:val="28"/>
        </w:rPr>
        <w:t>、对检索证据库进行向量化处理并建立向量相似度检索，同时建立关键词倒排索引用于</w:t>
      </w:r>
      <w:r>
        <w:rPr>
          <w:rFonts w:ascii="Times New Roman" w:eastAsia="宋体" w:hAnsi="Times New Roman" w:hint="eastAsia"/>
          <w:sz w:val="28"/>
          <w:szCs w:val="28"/>
        </w:rPr>
        <w:t>BM25</w:t>
      </w:r>
      <w:r>
        <w:rPr>
          <w:rFonts w:ascii="Times New Roman" w:eastAsia="宋体" w:hAnsi="Times New Roman" w:hint="eastAsia"/>
          <w:sz w:val="28"/>
          <w:szCs w:val="28"/>
        </w:rPr>
        <w:t>关键词检索；</w:t>
      </w:r>
    </w:p>
    <w:p w14:paraId="1C8B917F"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S54</w:t>
      </w:r>
      <w:r>
        <w:rPr>
          <w:rFonts w:ascii="Times New Roman" w:eastAsia="宋体" w:hAnsi="Times New Roman" w:hint="eastAsia"/>
          <w:sz w:val="28"/>
          <w:szCs w:val="28"/>
        </w:rPr>
        <w:t>、执行</w:t>
      </w:r>
      <w:r>
        <w:rPr>
          <w:rFonts w:ascii="Times New Roman" w:eastAsia="宋体" w:hAnsi="Times New Roman" w:hint="eastAsia"/>
          <w:sz w:val="28"/>
          <w:szCs w:val="28"/>
        </w:rPr>
        <w:t>BM25</w:t>
      </w:r>
      <w:r>
        <w:rPr>
          <w:rFonts w:ascii="Times New Roman" w:eastAsia="宋体" w:hAnsi="Times New Roman" w:hint="eastAsia"/>
          <w:sz w:val="28"/>
          <w:szCs w:val="28"/>
        </w:rPr>
        <w:t>关键词检索与向量相似度检索，计算综合得分后，得到</w:t>
      </w:r>
      <w:r>
        <w:rPr>
          <w:rFonts w:ascii="Times New Roman" w:eastAsia="宋体" w:hAnsi="Times New Roman" w:hint="eastAsia"/>
          <w:sz w:val="28"/>
          <w:szCs w:val="28"/>
        </w:rPr>
        <w:t>Top-K</w:t>
      </w:r>
      <w:r>
        <w:rPr>
          <w:rFonts w:ascii="Times New Roman" w:eastAsia="宋体" w:hAnsi="Times New Roman" w:hint="eastAsia"/>
          <w:sz w:val="28"/>
          <w:szCs w:val="28"/>
        </w:rPr>
        <w:t>候选证据片段；</w:t>
      </w:r>
    </w:p>
    <w:p w14:paraId="7BA887C4"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S55</w:t>
      </w:r>
      <w:r>
        <w:rPr>
          <w:rFonts w:ascii="Times New Roman" w:eastAsia="宋体" w:hAnsi="Times New Roman" w:hint="eastAsia"/>
          <w:sz w:val="28"/>
          <w:szCs w:val="28"/>
        </w:rPr>
        <w:t>、基于站隧一体化施工工序模型中已记录的工序节点之间的时间先后关系、资源依赖关系和受力依赖关系，以及风险机理库中已建立的风险机理条目与工序节点之间的关联关系执行关系检索，获取与当前工序节点对应的风险机理条目、前后关联工序节点及相关</w:t>
      </w:r>
      <w:r>
        <w:rPr>
          <w:rFonts w:ascii="Times New Roman" w:eastAsia="宋体" w:hAnsi="Times New Roman" w:hint="eastAsia"/>
          <w:sz w:val="28"/>
          <w:szCs w:val="28"/>
        </w:rPr>
        <w:lastRenderedPageBreak/>
        <w:t>依赖关系记录；</w:t>
      </w:r>
    </w:p>
    <w:p w14:paraId="5A0A08A0"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S56</w:t>
      </w:r>
      <w:r>
        <w:rPr>
          <w:rFonts w:ascii="Times New Roman" w:eastAsia="宋体" w:hAnsi="Times New Roman" w:hint="eastAsia"/>
          <w:sz w:val="28"/>
          <w:szCs w:val="28"/>
        </w:rPr>
        <w:t>、基于</w:t>
      </w:r>
      <w:r>
        <w:rPr>
          <w:rFonts w:ascii="Times New Roman" w:eastAsia="宋体" w:hAnsi="Times New Roman" w:hint="eastAsia"/>
          <w:sz w:val="28"/>
          <w:szCs w:val="28"/>
        </w:rPr>
        <w:t>Top-K</w:t>
      </w:r>
      <w:r>
        <w:rPr>
          <w:rFonts w:ascii="Times New Roman" w:eastAsia="宋体" w:hAnsi="Times New Roman" w:hint="eastAsia"/>
          <w:sz w:val="28"/>
          <w:szCs w:val="28"/>
        </w:rPr>
        <w:t>候选证据片段，按综合得分选取检索证据库，并将工序节点描述、状态参数描述、受力依赖关系、风险机理条目和检索证据库组装为模型输入上下文；</w:t>
      </w:r>
    </w:p>
    <w:p w14:paraId="1719D340"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S57</w:t>
      </w:r>
      <w:r>
        <w:rPr>
          <w:rFonts w:ascii="Times New Roman" w:eastAsia="宋体" w:hAnsi="Times New Roman" w:hint="eastAsia"/>
          <w:sz w:val="28"/>
          <w:szCs w:val="28"/>
        </w:rPr>
        <w:t>、调用预训练大语言模型在模型输入上下文约束下进行启发式推理，输出与当前工序节点绑定的模型输出结果；所述模型输出结果包括风险源、风险因素、风险事件及风险要素关系、证据定位信息与模型置信度；</w:t>
      </w:r>
    </w:p>
    <w:p w14:paraId="52923161"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S58</w:t>
      </w:r>
      <w:r>
        <w:rPr>
          <w:rFonts w:ascii="Times New Roman" w:eastAsia="宋体" w:hAnsi="Times New Roman" w:hint="eastAsia"/>
          <w:sz w:val="28"/>
          <w:szCs w:val="28"/>
        </w:rPr>
        <w:t>、对模型输出结果进行结构化格式校验、缺失字段补全和字段名称统一，形成标准化风险记录；并基于标准化风险记录生成工序风险关联图谱；所述标准化风险记录至少包括工序节点标识、风险源、风险因素、风险事件、风险要素关系、证据定位信息与模型置信度。</w:t>
      </w:r>
      <w:r>
        <w:rPr>
          <w:rFonts w:ascii="Times New Roman" w:eastAsia="宋体" w:hAnsi="Times New Roman" w:hint="eastAsia"/>
          <w:sz w:val="28"/>
          <w:szCs w:val="28"/>
        </w:rPr>
        <w:t xml:space="preserve"> </w:t>
      </w:r>
    </w:p>
    <w:p w14:paraId="667831C5"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优选的</w:t>
      </w:r>
      <w:r>
        <w:rPr>
          <w:rFonts w:ascii="Times New Roman" w:eastAsia="宋体" w:hAnsi="Times New Roman" w:hint="eastAsia"/>
          <w:sz w:val="28"/>
          <w:szCs w:val="28"/>
        </w:rPr>
        <w:t>，所述步骤</w:t>
      </w:r>
      <w:r>
        <w:rPr>
          <w:rFonts w:ascii="Times New Roman" w:eastAsia="宋体" w:hAnsi="Times New Roman" w:hint="eastAsia"/>
          <w:sz w:val="28"/>
          <w:szCs w:val="28"/>
        </w:rPr>
        <w:t>S57</w:t>
      </w:r>
      <w:r>
        <w:rPr>
          <w:rFonts w:ascii="Times New Roman" w:eastAsia="宋体" w:hAnsi="Times New Roman" w:hint="eastAsia"/>
          <w:sz w:val="28"/>
          <w:szCs w:val="28"/>
        </w:rPr>
        <w:t>之前还包括：</w:t>
      </w:r>
    </w:p>
    <w:p w14:paraId="6CE36CFB"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S56</w:t>
      </w:r>
      <w:r>
        <w:rPr>
          <w:rFonts w:ascii="Times New Roman" w:eastAsia="宋体" w:hAnsi="Times New Roman" w:hint="eastAsia"/>
          <w:sz w:val="28"/>
          <w:szCs w:val="28"/>
        </w:rPr>
        <w:t>’、基于专家复核结果或合成样本对预训练大语言模型采用低秩适应技术进行微调，得到微调后的预训练大语言模型。</w:t>
      </w:r>
    </w:p>
    <w:p w14:paraId="0164E252"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优选的</w:t>
      </w:r>
      <w:r>
        <w:rPr>
          <w:rFonts w:ascii="Times New Roman" w:eastAsia="宋体" w:hAnsi="Times New Roman" w:hint="eastAsia"/>
          <w:sz w:val="28"/>
          <w:szCs w:val="28"/>
        </w:rPr>
        <w:t>，所述步骤</w:t>
      </w:r>
      <w:r>
        <w:rPr>
          <w:rFonts w:ascii="Times New Roman" w:eastAsia="宋体" w:hAnsi="Times New Roman" w:hint="eastAsia"/>
          <w:sz w:val="28"/>
          <w:szCs w:val="28"/>
        </w:rPr>
        <w:t>S58</w:t>
      </w:r>
      <w:r>
        <w:rPr>
          <w:rFonts w:ascii="Times New Roman" w:eastAsia="宋体" w:hAnsi="Times New Roman" w:hint="eastAsia"/>
          <w:sz w:val="28"/>
          <w:szCs w:val="28"/>
        </w:rPr>
        <w:t>之后还包括：</w:t>
      </w:r>
    </w:p>
    <w:p w14:paraId="13966D65"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S59</w:t>
      </w:r>
      <w:r>
        <w:rPr>
          <w:rFonts w:ascii="Times New Roman" w:eastAsia="宋体" w:hAnsi="Times New Roman" w:hint="eastAsia"/>
          <w:sz w:val="28"/>
          <w:szCs w:val="28"/>
        </w:rPr>
        <w:t>、基于风险机理库与规范条文对标准化风险记录执行规则一致性校验得到规则一致性校验结果；和</w:t>
      </w:r>
      <w:r>
        <w:rPr>
          <w:rFonts w:ascii="Times New Roman" w:eastAsia="宋体" w:hAnsi="Times New Roman" w:hint="eastAsia"/>
          <w:sz w:val="28"/>
          <w:szCs w:val="28"/>
        </w:rPr>
        <w:t>/</w:t>
      </w:r>
      <w:r>
        <w:rPr>
          <w:rFonts w:ascii="Times New Roman" w:eastAsia="宋体" w:hAnsi="Times New Roman" w:hint="eastAsia"/>
          <w:sz w:val="28"/>
          <w:szCs w:val="28"/>
        </w:rPr>
        <w:t>或，</w:t>
      </w:r>
    </w:p>
    <w:p w14:paraId="23FF997A"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接入仿真、试验结果对标准化风险记录进行约束校验，得到仿真约束校验结果；</w:t>
      </w:r>
    </w:p>
    <w:p w14:paraId="4B47F6A2"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根据所述规则一致性校验结果和</w:t>
      </w:r>
      <w:r>
        <w:rPr>
          <w:rFonts w:ascii="Times New Roman" w:eastAsia="宋体" w:hAnsi="Times New Roman" w:hint="eastAsia"/>
          <w:sz w:val="28"/>
          <w:szCs w:val="28"/>
        </w:rPr>
        <w:t>/</w:t>
      </w:r>
      <w:r>
        <w:rPr>
          <w:rFonts w:ascii="Times New Roman" w:eastAsia="宋体" w:hAnsi="Times New Roman" w:hint="eastAsia"/>
          <w:sz w:val="28"/>
          <w:szCs w:val="28"/>
        </w:rPr>
        <w:t>或所述约束校验结果，修正模</w:t>
      </w:r>
      <w:r>
        <w:rPr>
          <w:rFonts w:ascii="Times New Roman" w:eastAsia="宋体" w:hAnsi="Times New Roman" w:hint="eastAsia"/>
          <w:sz w:val="28"/>
          <w:szCs w:val="28"/>
        </w:rPr>
        <w:lastRenderedPageBreak/>
        <w:t>型置信度。</w:t>
      </w:r>
    </w:p>
    <w:p w14:paraId="01EC9E35"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优选的</w:t>
      </w:r>
      <w:r>
        <w:rPr>
          <w:rFonts w:ascii="Times New Roman" w:eastAsia="宋体" w:hAnsi="Times New Roman" w:hint="eastAsia"/>
          <w:sz w:val="28"/>
          <w:szCs w:val="28"/>
        </w:rPr>
        <w:t>，所述步骤</w:t>
      </w:r>
      <w:r>
        <w:rPr>
          <w:rFonts w:ascii="Times New Roman" w:eastAsia="宋体" w:hAnsi="Times New Roman" w:hint="eastAsia"/>
          <w:sz w:val="28"/>
          <w:szCs w:val="28"/>
        </w:rPr>
        <w:t>S6</w:t>
      </w:r>
      <w:r>
        <w:rPr>
          <w:rFonts w:ascii="Times New Roman" w:eastAsia="宋体" w:hAnsi="Times New Roman" w:hint="eastAsia"/>
          <w:sz w:val="28"/>
          <w:szCs w:val="28"/>
        </w:rPr>
        <w:t>包括以下步骤：</w:t>
      </w:r>
    </w:p>
    <w:p w14:paraId="074A1CFD"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S61</w:t>
      </w:r>
      <w:r>
        <w:rPr>
          <w:rFonts w:ascii="Times New Roman" w:eastAsia="宋体" w:hAnsi="Times New Roman" w:hint="eastAsia"/>
          <w:sz w:val="28"/>
          <w:szCs w:val="28"/>
        </w:rPr>
        <w:t>、将步骤</w:t>
      </w:r>
      <w:r>
        <w:rPr>
          <w:rFonts w:ascii="Times New Roman" w:eastAsia="宋体" w:hAnsi="Times New Roman" w:hint="eastAsia"/>
          <w:sz w:val="28"/>
          <w:szCs w:val="28"/>
        </w:rPr>
        <w:t>S5</w:t>
      </w:r>
      <w:r>
        <w:rPr>
          <w:rFonts w:ascii="Times New Roman" w:eastAsia="宋体" w:hAnsi="Times New Roman" w:hint="eastAsia"/>
          <w:sz w:val="28"/>
          <w:szCs w:val="28"/>
        </w:rPr>
        <w:t>生成的工序风险关联图谱和标准化风险记录更新至风险管理系统，并对标准化风险记录中的工序节点标识、风险事件、证据定位信息与模型置信度是否齐全进行完整性检查；完整性检查通过的进入系统更新流程，完整性检查不通过的进入人工复核队列；</w:t>
      </w:r>
    </w:p>
    <w:p w14:paraId="6D39B2CD"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S62</w:t>
      </w:r>
      <w:r>
        <w:rPr>
          <w:rFonts w:ascii="Times New Roman" w:eastAsia="宋体" w:hAnsi="Times New Roman" w:hint="eastAsia"/>
          <w:sz w:val="28"/>
          <w:szCs w:val="28"/>
        </w:rPr>
        <w:t>、将站隧一体化施工工序模型中的工序节点、风险机理库中的风险机理条目以及标准化风险记录中的风险源、风险因素、风险事件存入工序风险关联图谱，以及将工序节点与风险事件之间的关联关系记录、风险因素与风险事件之间的关联关系记录存入工序风险关联图谱；并将标准化风险记录、资料来源标识、版本信息与审计日志写入风险管理系统中的结果存储；</w:t>
      </w:r>
    </w:p>
    <w:p w14:paraId="7B04FE82"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S63</w:t>
      </w:r>
      <w:r>
        <w:rPr>
          <w:rFonts w:ascii="Times New Roman" w:eastAsia="宋体" w:hAnsi="Times New Roman" w:hint="eastAsia"/>
          <w:sz w:val="28"/>
          <w:szCs w:val="28"/>
        </w:rPr>
        <w:t>、当同一风险在多工序节点或多资料来源中被重复识别时，基于工序节点一致性、事件表达相似性与证据定位信息相似性进行合并处理，得到多来源证据合并情况；当不存在重复识别情形时，跳过合并处理；</w:t>
      </w:r>
    </w:p>
    <w:p w14:paraId="14AF9DFE"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S64</w:t>
      </w:r>
      <w:r>
        <w:rPr>
          <w:rFonts w:ascii="Times New Roman" w:eastAsia="宋体" w:hAnsi="Times New Roman" w:hint="eastAsia"/>
          <w:sz w:val="28"/>
          <w:szCs w:val="28"/>
        </w:rPr>
        <w:t>、基于步骤</w:t>
      </w:r>
      <w:r>
        <w:rPr>
          <w:rFonts w:ascii="Times New Roman" w:eastAsia="宋体" w:hAnsi="Times New Roman" w:hint="eastAsia"/>
          <w:sz w:val="28"/>
          <w:szCs w:val="28"/>
        </w:rPr>
        <w:t>S57</w:t>
      </w:r>
      <w:r>
        <w:rPr>
          <w:rFonts w:ascii="Times New Roman" w:eastAsia="宋体" w:hAnsi="Times New Roman" w:hint="eastAsia"/>
          <w:sz w:val="28"/>
          <w:szCs w:val="28"/>
        </w:rPr>
        <w:t>中预训练大语言模型输出的模型置信度，结合步骤</w:t>
      </w:r>
      <w:r>
        <w:rPr>
          <w:rFonts w:ascii="Times New Roman" w:eastAsia="宋体" w:hAnsi="Times New Roman" w:hint="eastAsia"/>
          <w:sz w:val="28"/>
          <w:szCs w:val="28"/>
        </w:rPr>
        <w:t>S59</w:t>
      </w:r>
      <w:r>
        <w:rPr>
          <w:rFonts w:ascii="Times New Roman" w:eastAsia="宋体" w:hAnsi="Times New Roman" w:hint="eastAsia"/>
          <w:sz w:val="28"/>
          <w:szCs w:val="28"/>
        </w:rPr>
        <w:t>得到的规则一致性校验结果、仿真约束校验结果以及步骤</w:t>
      </w:r>
      <w:r>
        <w:rPr>
          <w:rFonts w:ascii="Times New Roman" w:eastAsia="宋体" w:hAnsi="Times New Roman" w:hint="eastAsia"/>
          <w:sz w:val="28"/>
          <w:szCs w:val="28"/>
        </w:rPr>
        <w:t>S63</w:t>
      </w:r>
      <w:r>
        <w:rPr>
          <w:rFonts w:ascii="Times New Roman" w:eastAsia="宋体" w:hAnsi="Times New Roman" w:hint="eastAsia"/>
          <w:sz w:val="28"/>
          <w:szCs w:val="28"/>
        </w:rPr>
        <w:t>得到的多来源证据合并情况，生成综合置信度，并将综合置信度及其形成依据写入风险管理系统中的结果存储；</w:t>
      </w:r>
    </w:p>
    <w:p w14:paraId="7FAC5EAC"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步骤</w:t>
      </w:r>
      <w:r>
        <w:rPr>
          <w:rFonts w:ascii="Times New Roman" w:eastAsia="宋体" w:hAnsi="Times New Roman" w:hint="eastAsia"/>
          <w:sz w:val="28"/>
          <w:szCs w:val="28"/>
        </w:rPr>
        <w:t>S65</w:t>
      </w:r>
      <w:r>
        <w:rPr>
          <w:rFonts w:ascii="Times New Roman" w:eastAsia="宋体" w:hAnsi="Times New Roman" w:hint="eastAsia"/>
          <w:sz w:val="28"/>
          <w:szCs w:val="28"/>
        </w:rPr>
        <w:t>、输出与工序节点绑定的标准化风险记录及其对应的风</w:t>
      </w:r>
      <w:r>
        <w:rPr>
          <w:rFonts w:ascii="Times New Roman" w:eastAsia="宋体" w:hAnsi="Times New Roman" w:hint="eastAsia"/>
          <w:sz w:val="28"/>
          <w:szCs w:val="28"/>
        </w:rPr>
        <w:lastRenderedPageBreak/>
        <w:t>险机理条目标识、证据定位信息、资料来源标识、综合置信度和版本信息，并记录审计日志，支持后续风险评估、预警与处置使用。</w:t>
      </w:r>
    </w:p>
    <w:p w14:paraId="10B7BF6A"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一种基于大语言模型的站隧一体化施工风险识别系统，所述系统包括：</w:t>
      </w:r>
    </w:p>
    <w:p w14:paraId="34B68BFE"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数据处理模块，用于获取并处理站隧一体化施工的工程资料；</w:t>
      </w:r>
    </w:p>
    <w:p w14:paraId="4E9009CA"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格式化转换校验模块，用于对工程资料进行格式化转换，并对格式化转换完成后的工程资料进行合规性校验；</w:t>
      </w:r>
    </w:p>
    <w:p w14:paraId="7EDBCC52"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模型构建模块，用于从工程资料中抽取解析多个工序节点、装备部件信息和构件信息，构建站隧一体化施工工序模型；</w:t>
      </w:r>
    </w:p>
    <w:p w14:paraId="0766A4AD"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风险机理库构建模块，用于建立风险机理条目与工序节点及监测指标之间的关联关系，并将风险机理条目及关联关系进行写入存储，形成风险机理库；</w:t>
      </w:r>
    </w:p>
    <w:p w14:paraId="030CEF06"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启发式推理模块，用于基于预训练的大语言模型对站隧一体化施工工序模型执行启发式推理，得到模型输出结果，并形成标准化风险记录和工序风险关联图谱；</w:t>
      </w:r>
    </w:p>
    <w:p w14:paraId="3249947E"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风险管理模块，用于将生成的工序风险关联图谱和标准化风险记录更新至风险管理系统，实现评估、预警与处置。</w:t>
      </w:r>
    </w:p>
    <w:p w14:paraId="5DE56C0B"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优选的</w:t>
      </w:r>
      <w:r>
        <w:rPr>
          <w:rFonts w:ascii="Times New Roman" w:eastAsia="宋体" w:hAnsi="Times New Roman" w:hint="eastAsia"/>
          <w:sz w:val="28"/>
          <w:szCs w:val="28"/>
        </w:rPr>
        <w:t>，所述系统还包括：</w:t>
      </w:r>
    </w:p>
    <w:p w14:paraId="2E81E8C1"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模型微调模块，用于对预训练大语言模型采用低秩适应技术进行微调；</w:t>
      </w:r>
    </w:p>
    <w:p w14:paraId="518AD722" w14:textId="77777777" w:rsidR="009D4616" w:rsidRDefault="00833B2F">
      <w:pPr>
        <w:spacing w:line="360" w:lineRule="auto"/>
        <w:ind w:firstLineChars="200" w:firstLine="560"/>
        <w:rPr>
          <w:rFonts w:ascii="Times New Roman" w:eastAsia="宋体" w:hAnsi="Times New Roman"/>
          <w:sz w:val="28"/>
          <w:szCs w:val="28"/>
        </w:rPr>
      </w:pPr>
      <w:r>
        <w:rPr>
          <w:rFonts w:ascii="Times New Roman" w:eastAsia="宋体" w:hAnsi="Times New Roman" w:hint="eastAsia"/>
          <w:sz w:val="28"/>
          <w:szCs w:val="28"/>
        </w:rPr>
        <w:t>约束校验模块，用于进行一致性校验和</w:t>
      </w:r>
      <w:r>
        <w:rPr>
          <w:rFonts w:ascii="Times New Roman" w:eastAsia="宋体" w:hAnsi="Times New Roman" w:hint="eastAsia"/>
          <w:sz w:val="28"/>
          <w:szCs w:val="28"/>
        </w:rPr>
        <w:t>/</w:t>
      </w:r>
      <w:r>
        <w:rPr>
          <w:rFonts w:ascii="Times New Roman" w:eastAsia="宋体" w:hAnsi="Times New Roman" w:hint="eastAsia"/>
          <w:sz w:val="28"/>
          <w:szCs w:val="28"/>
        </w:rPr>
        <w:t>或约束校验，并根据一致性校验结果和</w:t>
      </w:r>
      <w:r>
        <w:rPr>
          <w:rFonts w:ascii="Times New Roman" w:eastAsia="宋体" w:hAnsi="Times New Roman" w:hint="eastAsia"/>
          <w:sz w:val="28"/>
          <w:szCs w:val="28"/>
        </w:rPr>
        <w:t>/</w:t>
      </w:r>
      <w:r>
        <w:rPr>
          <w:rFonts w:ascii="Times New Roman" w:eastAsia="宋体" w:hAnsi="Times New Roman" w:hint="eastAsia"/>
          <w:sz w:val="28"/>
          <w:szCs w:val="28"/>
        </w:rPr>
        <w:t>或所述约束校验结果，修正模型置信度。</w:t>
      </w:r>
    </w:p>
    <w:p w14:paraId="4F4518EC" w14:textId="77777777" w:rsidR="009D4616" w:rsidRDefault="00833B2F">
      <w:pPr>
        <w:spacing w:line="360" w:lineRule="auto"/>
        <w:ind w:firstLineChars="200" w:firstLine="560"/>
        <w:rPr>
          <w:rFonts w:ascii="Times New Roman" w:eastAsia="宋体" w:hAnsi="Times New Roman"/>
          <w:color w:val="000000" w:themeColor="text1"/>
          <w:sz w:val="28"/>
          <w:szCs w:val="28"/>
        </w:rPr>
      </w:pPr>
      <w:r>
        <w:rPr>
          <w:rFonts w:ascii="Times New Roman" w:eastAsia="宋体" w:hAnsi="Times New Roman" w:hint="eastAsia"/>
          <w:sz w:val="28"/>
          <w:szCs w:val="28"/>
        </w:rPr>
        <w:lastRenderedPageBreak/>
        <w:t>一种可读存储介质，所述可读存储介质上存储有站隧一体化施工风险识别方法以及执行站隧一体化施工风险识别方法所需要的运行程序。</w:t>
      </w:r>
    </w:p>
    <w:p w14:paraId="66529CFE" w14:textId="77777777" w:rsidR="009D4616" w:rsidRDefault="00833B2F">
      <w:pPr>
        <w:spacing w:line="360" w:lineRule="auto"/>
        <w:ind w:firstLineChars="200" w:firstLine="560"/>
        <w:rPr>
          <w:rFonts w:ascii="Times New Roman" w:eastAsia="宋体" w:hAnsi="Times New Roman"/>
          <w:color w:val="000000" w:themeColor="text1"/>
          <w:sz w:val="28"/>
          <w:szCs w:val="28"/>
        </w:rPr>
      </w:pPr>
      <w:r>
        <w:rPr>
          <w:rFonts w:ascii="Times New Roman" w:eastAsia="宋体" w:hAnsi="Times New Roman" w:hint="eastAsia"/>
          <w:color w:val="000000" w:themeColor="text1"/>
          <w:sz w:val="28"/>
          <w:szCs w:val="28"/>
        </w:rPr>
        <w:t>本发明相对现有技术具有以下有益效果：</w:t>
      </w:r>
    </w:p>
    <w:p w14:paraId="6E054254" w14:textId="77777777" w:rsidR="009D4616" w:rsidRDefault="00833B2F">
      <w:pPr>
        <w:spacing w:line="360" w:lineRule="auto"/>
        <w:ind w:firstLineChars="200" w:firstLine="560"/>
        <w:rPr>
          <w:rFonts w:ascii="Times New Roman" w:eastAsia="宋体" w:hAnsi="Times New Roman"/>
          <w:color w:val="000000" w:themeColor="text1"/>
          <w:sz w:val="28"/>
          <w:szCs w:val="28"/>
        </w:rPr>
      </w:pPr>
      <w:r>
        <w:rPr>
          <w:rFonts w:ascii="Times New Roman" w:eastAsia="宋体" w:hAnsi="Times New Roman" w:hint="eastAsia"/>
          <w:color w:val="000000" w:themeColor="text1"/>
          <w:sz w:val="28"/>
          <w:szCs w:val="28"/>
        </w:rPr>
        <w:t>1</w:t>
      </w:r>
      <w:r>
        <w:rPr>
          <w:rFonts w:ascii="Times New Roman" w:eastAsia="宋体" w:hAnsi="Times New Roman" w:hint="eastAsia"/>
          <w:color w:val="000000" w:themeColor="text1"/>
          <w:sz w:val="28"/>
          <w:szCs w:val="28"/>
        </w:rPr>
        <w:t>、本发明基于施工方法步骤与装备设计，构建可计算的施工工序模型，使风险识别可覆盖关键工序链条与多装备协同关系，并通过风险机理库将通用力学</w:t>
      </w:r>
      <w:r>
        <w:rPr>
          <w:rFonts w:ascii="Times New Roman" w:eastAsia="宋体" w:hAnsi="Times New Roman" w:hint="eastAsia"/>
          <w:color w:val="000000" w:themeColor="text1"/>
          <w:sz w:val="28"/>
          <w:szCs w:val="28"/>
        </w:rPr>
        <w:t>/</w:t>
      </w:r>
      <w:r>
        <w:rPr>
          <w:rFonts w:ascii="Times New Roman" w:eastAsia="宋体" w:hAnsi="Times New Roman" w:hint="eastAsia"/>
          <w:color w:val="000000" w:themeColor="text1"/>
          <w:sz w:val="28"/>
          <w:szCs w:val="28"/>
        </w:rPr>
        <w:t>渗流机理与装备故障机理结构化表达，支撑在缺乏同类型工程先例条件下的启发式风险推演；</w:t>
      </w:r>
    </w:p>
    <w:p w14:paraId="47C8BA86" w14:textId="77777777" w:rsidR="009D4616" w:rsidRDefault="00833B2F">
      <w:pPr>
        <w:spacing w:line="360" w:lineRule="auto"/>
        <w:ind w:firstLineChars="200" w:firstLine="560"/>
        <w:rPr>
          <w:rFonts w:ascii="Times New Roman" w:eastAsia="宋体" w:hAnsi="Times New Roman"/>
          <w:color w:val="000000" w:themeColor="text1"/>
          <w:sz w:val="28"/>
          <w:szCs w:val="28"/>
        </w:rPr>
      </w:pPr>
      <w:r>
        <w:rPr>
          <w:rFonts w:ascii="Times New Roman" w:eastAsia="宋体" w:hAnsi="Times New Roman" w:hint="eastAsia"/>
          <w:color w:val="000000" w:themeColor="text1"/>
          <w:sz w:val="28"/>
          <w:szCs w:val="28"/>
        </w:rPr>
        <w:t>2</w:t>
      </w:r>
      <w:r>
        <w:rPr>
          <w:rFonts w:ascii="Times New Roman" w:eastAsia="宋体" w:hAnsi="Times New Roman" w:hint="eastAsia"/>
          <w:color w:val="000000" w:themeColor="text1"/>
          <w:sz w:val="28"/>
          <w:szCs w:val="28"/>
        </w:rPr>
        <w:t>、本发明还通过检索增强为大语言模型推理提供规范条文、类比案例与风险机理条目证据，输出与工序节点绑定的标准化风险记录、关联记录与证据定位信息，提高可解释性与可追溯性，并可选地通过规则校验与仿真</w:t>
      </w:r>
      <w:r>
        <w:rPr>
          <w:rFonts w:ascii="Times New Roman" w:eastAsia="宋体" w:hAnsi="Times New Roman" w:hint="eastAsia"/>
          <w:color w:val="000000" w:themeColor="text1"/>
          <w:sz w:val="28"/>
          <w:szCs w:val="28"/>
        </w:rPr>
        <w:t>/</w:t>
      </w:r>
      <w:r>
        <w:rPr>
          <w:rFonts w:ascii="Times New Roman" w:eastAsia="宋体" w:hAnsi="Times New Roman" w:hint="eastAsia"/>
          <w:color w:val="000000" w:themeColor="text1"/>
          <w:sz w:val="28"/>
          <w:szCs w:val="28"/>
        </w:rPr>
        <w:t>试验证据接入对结果进行约束与模型置信度修正，提升风险识别结果的可靠性与可审计性。</w:t>
      </w:r>
    </w:p>
    <w:p w14:paraId="2767EBF3" w14:textId="77777777" w:rsidR="009D4616" w:rsidRDefault="00833B2F">
      <w:pPr>
        <w:spacing w:line="360" w:lineRule="auto"/>
        <w:ind w:firstLineChars="200" w:firstLine="562"/>
        <w:rPr>
          <w:rFonts w:ascii="Times New Roman" w:eastAsia="宋体" w:hAnsi="Times New Roman"/>
          <w:b/>
          <w:bCs/>
          <w:color w:val="000000" w:themeColor="text1"/>
          <w:sz w:val="28"/>
          <w:szCs w:val="28"/>
        </w:rPr>
      </w:pPr>
      <w:r>
        <w:rPr>
          <w:rFonts w:ascii="Times New Roman" w:eastAsia="宋体" w:hAnsi="Times New Roman" w:hint="eastAsia"/>
          <w:b/>
          <w:bCs/>
          <w:color w:val="000000" w:themeColor="text1"/>
          <w:sz w:val="28"/>
          <w:szCs w:val="28"/>
        </w:rPr>
        <w:t>附图说明</w:t>
      </w:r>
    </w:p>
    <w:bookmarkEnd w:id="3"/>
    <w:p w14:paraId="58D39960" w14:textId="77777777" w:rsidR="009D4616" w:rsidRDefault="00833B2F">
      <w:pPr>
        <w:spacing w:line="360" w:lineRule="auto"/>
        <w:ind w:firstLineChars="200" w:firstLine="560"/>
        <w:rPr>
          <w:rFonts w:ascii="Times New Roman" w:eastAsia="宋体" w:hAnsi="Times New Roman"/>
          <w:bCs/>
          <w:color w:val="000000" w:themeColor="text1"/>
          <w:sz w:val="28"/>
          <w:szCs w:val="28"/>
        </w:rPr>
      </w:pPr>
      <w:r>
        <w:rPr>
          <w:rFonts w:ascii="Times New Roman" w:eastAsia="宋体" w:hAnsi="Times New Roman" w:hint="eastAsia"/>
          <w:bCs/>
          <w:color w:val="000000" w:themeColor="text1"/>
          <w:sz w:val="28"/>
          <w:szCs w:val="28"/>
        </w:rPr>
        <w:t>图</w:t>
      </w:r>
      <w:r>
        <w:rPr>
          <w:rFonts w:ascii="Times New Roman" w:eastAsia="宋体" w:hAnsi="Times New Roman" w:hint="eastAsia"/>
          <w:bCs/>
          <w:color w:val="000000" w:themeColor="text1"/>
          <w:sz w:val="28"/>
          <w:szCs w:val="28"/>
        </w:rPr>
        <w:t>1</w:t>
      </w:r>
      <w:r>
        <w:rPr>
          <w:rFonts w:ascii="Times New Roman" w:eastAsia="宋体" w:hAnsi="Times New Roman" w:hint="eastAsia"/>
          <w:bCs/>
          <w:color w:val="000000" w:themeColor="text1"/>
          <w:sz w:val="28"/>
          <w:szCs w:val="28"/>
        </w:rPr>
        <w:t>为本发明方法的执行流程图。</w:t>
      </w:r>
    </w:p>
    <w:p w14:paraId="1D0CFFA5" w14:textId="77777777" w:rsidR="009D4616" w:rsidRDefault="00833B2F">
      <w:pPr>
        <w:spacing w:line="360" w:lineRule="auto"/>
        <w:ind w:firstLineChars="200" w:firstLine="562"/>
        <w:rPr>
          <w:rFonts w:ascii="Times New Roman" w:eastAsia="宋体" w:hAnsi="Times New Roman"/>
          <w:bCs/>
          <w:color w:val="000000" w:themeColor="text1"/>
          <w:sz w:val="28"/>
          <w:szCs w:val="28"/>
        </w:rPr>
      </w:pPr>
      <w:r>
        <w:rPr>
          <w:rFonts w:ascii="Times New Roman" w:eastAsia="宋体" w:hAnsi="Times New Roman" w:hint="eastAsia"/>
          <w:b/>
          <w:bCs/>
          <w:color w:val="000000" w:themeColor="text1"/>
          <w:sz w:val="28"/>
          <w:szCs w:val="28"/>
        </w:rPr>
        <w:t>具体实施方式</w:t>
      </w:r>
    </w:p>
    <w:p w14:paraId="16B820D4" w14:textId="77777777" w:rsidR="009D4616" w:rsidRDefault="00833B2F">
      <w:pPr>
        <w:spacing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hint="eastAsia"/>
          <w:sz w:val="28"/>
          <w:szCs w:val="28"/>
        </w:rPr>
        <w:t>下面，结合附图以及具体实施方式，对本发明做进一步描述：</w:t>
      </w:r>
    </w:p>
    <w:p w14:paraId="640C4FD5" w14:textId="77777777" w:rsidR="009D4616" w:rsidRDefault="00833B2F">
      <w:pPr>
        <w:spacing w:line="360" w:lineRule="auto"/>
        <w:ind w:firstLineChars="200" w:firstLine="560"/>
        <w:rPr>
          <w:rFonts w:ascii="Times New Roman" w:eastAsia="宋体" w:hAnsi="Times New Roman"/>
          <w:bCs/>
          <w:color w:val="000000" w:themeColor="text1"/>
          <w:sz w:val="28"/>
          <w:szCs w:val="28"/>
        </w:rPr>
      </w:pPr>
      <w:r>
        <w:rPr>
          <w:rFonts w:ascii="Times New Roman" w:eastAsia="宋体" w:hAnsi="Times New Roman" w:hint="eastAsia"/>
          <w:bCs/>
          <w:color w:val="000000" w:themeColor="text1"/>
          <w:sz w:val="28"/>
          <w:szCs w:val="28"/>
        </w:rPr>
        <w:t>为使本发明的目的、技术方案及优点更加清楚、明确，以下参照附图并举实施例对本发明作进一步说明，并对相关术语进行解释说明。</w:t>
      </w:r>
    </w:p>
    <w:p w14:paraId="29842984" w14:textId="77777777" w:rsidR="009D4616" w:rsidRDefault="00833B2F">
      <w:pPr>
        <w:spacing w:line="360" w:lineRule="auto"/>
        <w:ind w:firstLineChars="200" w:firstLine="560"/>
        <w:rPr>
          <w:rFonts w:ascii="Times New Roman" w:eastAsia="宋体" w:hAnsi="Times New Roman"/>
          <w:bCs/>
          <w:color w:val="000000" w:themeColor="text1"/>
          <w:sz w:val="28"/>
          <w:szCs w:val="28"/>
        </w:rPr>
      </w:pPr>
      <w:r>
        <w:rPr>
          <w:rFonts w:ascii="Times New Roman" w:eastAsia="宋体" w:hAnsi="Times New Roman" w:hint="eastAsia"/>
          <w:bCs/>
          <w:color w:val="000000" w:themeColor="text1"/>
          <w:sz w:val="28"/>
          <w:szCs w:val="28"/>
        </w:rPr>
        <w:t>实施例</w:t>
      </w:r>
      <w:r>
        <w:rPr>
          <w:rFonts w:ascii="Times New Roman" w:eastAsia="宋体" w:hAnsi="Times New Roman" w:hint="eastAsia"/>
          <w:bCs/>
          <w:color w:val="000000" w:themeColor="text1"/>
          <w:sz w:val="28"/>
          <w:szCs w:val="28"/>
        </w:rPr>
        <w:t>1</w:t>
      </w:r>
      <w:r>
        <w:rPr>
          <w:rFonts w:ascii="Times New Roman" w:eastAsia="宋体" w:hAnsi="Times New Roman" w:hint="eastAsia"/>
          <w:bCs/>
          <w:color w:val="000000" w:themeColor="text1"/>
          <w:sz w:val="28"/>
          <w:szCs w:val="28"/>
        </w:rPr>
        <w:t>：</w:t>
      </w:r>
    </w:p>
    <w:p w14:paraId="59CEDE91"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一种基于大语言模型的站隧一体化施工风险识别方法，包括以下步骤：</w:t>
      </w:r>
    </w:p>
    <w:p w14:paraId="14DA6AE5"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lastRenderedPageBreak/>
        <w:t>步骤</w:t>
      </w:r>
      <w:r>
        <w:rPr>
          <w:rFonts w:ascii="Times New Roman" w:eastAsia="宋体" w:hAnsi="Times New Roman" w:hint="eastAsia"/>
          <w:bCs/>
          <w:sz w:val="28"/>
          <w:szCs w:val="28"/>
        </w:rPr>
        <w:t>S1</w:t>
      </w:r>
      <w:r>
        <w:rPr>
          <w:rFonts w:ascii="Times New Roman" w:eastAsia="宋体" w:hAnsi="Times New Roman" w:hint="eastAsia"/>
          <w:bCs/>
          <w:sz w:val="28"/>
          <w:szCs w:val="28"/>
        </w:rPr>
        <w:t>、获取并处理站隧一体化施工的工程资料；其中，工程资料包括施工设计说明、施工组织方案、地质勘察报告、施工步骤、施工装备设计资料、专项施工方案、施工日志、施工监测数据以及风险评估资料等的一种或多种；该步骤的具体实施方式为：</w:t>
      </w:r>
    </w:p>
    <w:p w14:paraId="1A439069"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步骤</w:t>
      </w:r>
      <w:r>
        <w:rPr>
          <w:rFonts w:ascii="Times New Roman" w:eastAsia="宋体" w:hAnsi="Times New Roman" w:hint="eastAsia"/>
          <w:bCs/>
          <w:sz w:val="28"/>
          <w:szCs w:val="28"/>
        </w:rPr>
        <w:t>S11</w:t>
      </w:r>
      <w:r>
        <w:rPr>
          <w:rFonts w:ascii="Times New Roman" w:eastAsia="宋体" w:hAnsi="Times New Roman" w:hint="eastAsia"/>
          <w:bCs/>
          <w:sz w:val="28"/>
          <w:szCs w:val="28"/>
        </w:rPr>
        <w:t>、将工程资料进行接入；所述接入的方式包括文件上传、数据库直连或</w:t>
      </w:r>
      <w:r>
        <w:rPr>
          <w:rFonts w:ascii="Times New Roman" w:eastAsia="宋体" w:hAnsi="Times New Roman" w:hint="eastAsia"/>
          <w:bCs/>
          <w:sz w:val="28"/>
          <w:szCs w:val="28"/>
        </w:rPr>
        <w:t>API</w:t>
      </w:r>
      <w:r>
        <w:rPr>
          <w:rFonts w:ascii="Times New Roman" w:eastAsia="宋体" w:hAnsi="Times New Roman" w:hint="eastAsia"/>
          <w:bCs/>
          <w:sz w:val="28"/>
          <w:szCs w:val="28"/>
        </w:rPr>
        <w:t>接口接入。</w:t>
      </w:r>
    </w:p>
    <w:p w14:paraId="2D07CEFB"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步骤</w:t>
      </w:r>
      <w:r>
        <w:rPr>
          <w:rFonts w:ascii="Times New Roman" w:eastAsia="宋体" w:hAnsi="Times New Roman" w:hint="eastAsia"/>
          <w:bCs/>
          <w:sz w:val="28"/>
          <w:szCs w:val="28"/>
        </w:rPr>
        <w:t>S12</w:t>
      </w:r>
      <w:r>
        <w:rPr>
          <w:rFonts w:ascii="Times New Roman" w:eastAsia="宋体" w:hAnsi="Times New Roman" w:hint="eastAsia"/>
          <w:bCs/>
          <w:sz w:val="28"/>
          <w:szCs w:val="28"/>
        </w:rPr>
        <w:t>、生成工程资料的元数据字段，并将工程资料与元数据字段进行绑定；所述元数据字段包括工程资料的类型、形成时间、工点位置、区间里程、来源单位以及版本号等的一种或多种。</w:t>
      </w:r>
    </w:p>
    <w:p w14:paraId="1F9C4DED"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步骤</w:t>
      </w:r>
      <w:r>
        <w:rPr>
          <w:rFonts w:ascii="Times New Roman" w:eastAsia="宋体" w:hAnsi="Times New Roman" w:hint="eastAsia"/>
          <w:bCs/>
          <w:sz w:val="28"/>
          <w:szCs w:val="28"/>
        </w:rPr>
        <w:t>S13</w:t>
      </w:r>
      <w:r>
        <w:rPr>
          <w:rFonts w:ascii="Times New Roman" w:eastAsia="宋体" w:hAnsi="Times New Roman" w:hint="eastAsia"/>
          <w:bCs/>
          <w:sz w:val="28"/>
          <w:szCs w:val="28"/>
        </w:rPr>
        <w:t>、将元数据字段绑定后的工程资料按照工程资料类型进行划分，将同一类型的工程资料按照章节或表格或监测时间段进行分段登记，并建立资料段索引，生成资料段标识；资料段标识用于后续证据定位信息引用，可通过资料</w:t>
      </w:r>
      <w:r>
        <w:rPr>
          <w:rFonts w:ascii="Times New Roman" w:eastAsia="宋体" w:hAnsi="Times New Roman" w:hint="eastAsia"/>
          <w:bCs/>
          <w:sz w:val="28"/>
          <w:szCs w:val="28"/>
        </w:rPr>
        <w:t>ID-</w:t>
      </w:r>
      <w:r>
        <w:rPr>
          <w:rFonts w:ascii="Times New Roman" w:eastAsia="宋体" w:hAnsi="Times New Roman" w:hint="eastAsia"/>
          <w:bCs/>
          <w:sz w:val="28"/>
          <w:szCs w:val="28"/>
        </w:rPr>
        <w:t>章节</w:t>
      </w:r>
      <w:r>
        <w:rPr>
          <w:rFonts w:ascii="Times New Roman" w:eastAsia="宋体" w:hAnsi="Times New Roman" w:hint="eastAsia"/>
          <w:bCs/>
          <w:sz w:val="28"/>
          <w:szCs w:val="28"/>
        </w:rPr>
        <w:t>ID-</w:t>
      </w:r>
      <w:r>
        <w:rPr>
          <w:rFonts w:ascii="Times New Roman" w:eastAsia="宋体" w:hAnsi="Times New Roman" w:hint="eastAsia"/>
          <w:bCs/>
          <w:sz w:val="28"/>
          <w:szCs w:val="28"/>
        </w:rPr>
        <w:t>资料段</w:t>
      </w:r>
      <w:r>
        <w:rPr>
          <w:rFonts w:ascii="Times New Roman" w:eastAsia="宋体" w:hAnsi="Times New Roman" w:hint="eastAsia"/>
          <w:bCs/>
          <w:sz w:val="28"/>
          <w:szCs w:val="28"/>
        </w:rPr>
        <w:t>ID</w:t>
      </w:r>
      <w:r>
        <w:rPr>
          <w:rFonts w:ascii="Times New Roman" w:eastAsia="宋体" w:hAnsi="Times New Roman" w:hint="eastAsia"/>
          <w:bCs/>
          <w:sz w:val="28"/>
          <w:szCs w:val="28"/>
        </w:rPr>
        <w:t>形式表示。</w:t>
      </w:r>
    </w:p>
    <w:p w14:paraId="27C4C9CD"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步骤</w:t>
      </w:r>
      <w:r>
        <w:rPr>
          <w:rFonts w:ascii="Times New Roman" w:eastAsia="宋体" w:hAnsi="Times New Roman" w:hint="eastAsia"/>
          <w:bCs/>
          <w:sz w:val="28"/>
          <w:szCs w:val="28"/>
        </w:rPr>
        <w:t>S14</w:t>
      </w:r>
      <w:r>
        <w:rPr>
          <w:rFonts w:ascii="Times New Roman" w:eastAsia="宋体" w:hAnsi="Times New Roman" w:hint="eastAsia"/>
          <w:bCs/>
          <w:sz w:val="28"/>
          <w:szCs w:val="28"/>
        </w:rPr>
        <w:t>、将分段登记的工程资料进行权限登记；所述权限登记包括记录资料接入的操作者、时间戳以及变更日志，确保风险识别结果可追溯到原始资料版本。</w:t>
      </w:r>
    </w:p>
    <w:p w14:paraId="0D41742C"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步骤</w:t>
      </w:r>
      <w:r>
        <w:rPr>
          <w:rFonts w:ascii="Times New Roman" w:eastAsia="宋体" w:hAnsi="Times New Roman" w:hint="eastAsia"/>
          <w:bCs/>
          <w:sz w:val="28"/>
          <w:szCs w:val="28"/>
        </w:rPr>
        <w:t>S2</w:t>
      </w:r>
      <w:r>
        <w:rPr>
          <w:rFonts w:ascii="Times New Roman" w:eastAsia="宋体" w:hAnsi="Times New Roman" w:hint="eastAsia"/>
          <w:bCs/>
          <w:sz w:val="28"/>
          <w:szCs w:val="28"/>
        </w:rPr>
        <w:t>、</w:t>
      </w:r>
      <w:r>
        <w:rPr>
          <w:rFonts w:ascii="Times New Roman" w:eastAsia="宋体" w:hAnsi="Times New Roman"/>
          <w:bCs/>
          <w:sz w:val="28"/>
          <w:szCs w:val="28"/>
        </w:rPr>
        <w:t>对完成权限登记后的工程资料进行格式化转换</w:t>
      </w:r>
      <w:r>
        <w:rPr>
          <w:rFonts w:ascii="Times New Roman" w:eastAsia="宋体" w:hAnsi="Times New Roman" w:hint="eastAsia"/>
          <w:bCs/>
          <w:sz w:val="28"/>
          <w:szCs w:val="28"/>
        </w:rPr>
        <w:t>，</w:t>
      </w:r>
      <w:r>
        <w:rPr>
          <w:rFonts w:ascii="Times New Roman" w:eastAsia="宋体" w:hAnsi="Times New Roman"/>
          <w:bCs/>
          <w:sz w:val="28"/>
          <w:szCs w:val="28"/>
        </w:rPr>
        <w:t>并对格式化转换完成后的工程资料进行合规性校验</w:t>
      </w:r>
      <w:r>
        <w:rPr>
          <w:rFonts w:ascii="Times New Roman" w:eastAsia="宋体" w:hAnsi="Times New Roman" w:hint="eastAsia"/>
          <w:bCs/>
          <w:sz w:val="28"/>
          <w:szCs w:val="28"/>
        </w:rPr>
        <w:t>；其中，该步骤的具体实施方式为：</w:t>
      </w:r>
    </w:p>
    <w:p w14:paraId="23128438"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步骤</w:t>
      </w:r>
      <w:r>
        <w:rPr>
          <w:rFonts w:ascii="Times New Roman" w:eastAsia="宋体" w:hAnsi="Times New Roman" w:hint="eastAsia"/>
          <w:bCs/>
          <w:sz w:val="28"/>
          <w:szCs w:val="28"/>
        </w:rPr>
        <w:t>S21</w:t>
      </w:r>
      <w:r>
        <w:rPr>
          <w:rFonts w:ascii="Times New Roman" w:eastAsia="宋体" w:hAnsi="Times New Roman" w:hint="eastAsia"/>
          <w:bCs/>
          <w:sz w:val="28"/>
          <w:szCs w:val="28"/>
        </w:rPr>
        <w:t>、将完成权限登记后的不同格式的工程资料按文件类型分别进行格式标准化，并保留结构信息；</w:t>
      </w:r>
      <w:r>
        <w:rPr>
          <w:rFonts w:ascii="Times New Roman" w:eastAsia="宋体" w:hAnsi="Times New Roman" w:hint="eastAsia"/>
          <w:sz w:val="28"/>
          <w:szCs w:val="28"/>
        </w:rPr>
        <w:t>此处的</w:t>
      </w:r>
      <w:r>
        <w:rPr>
          <w:rFonts w:ascii="Times New Roman" w:eastAsia="宋体" w:hAnsi="Times New Roman"/>
          <w:sz w:val="28"/>
          <w:szCs w:val="28"/>
        </w:rPr>
        <w:t>文件类型包括</w:t>
      </w:r>
      <w:r>
        <w:rPr>
          <w:rFonts w:ascii="Times New Roman" w:eastAsia="宋体" w:hAnsi="Times New Roman"/>
          <w:sz w:val="28"/>
          <w:szCs w:val="28"/>
        </w:rPr>
        <w:t>Word</w:t>
      </w:r>
      <w:r>
        <w:rPr>
          <w:rFonts w:ascii="Times New Roman" w:eastAsia="宋体" w:hAnsi="Times New Roman"/>
          <w:sz w:val="28"/>
          <w:szCs w:val="28"/>
        </w:rPr>
        <w:t>文档、</w:t>
      </w:r>
      <w:r>
        <w:rPr>
          <w:rFonts w:ascii="Times New Roman" w:eastAsia="宋体" w:hAnsi="Times New Roman"/>
          <w:sz w:val="28"/>
          <w:szCs w:val="28"/>
        </w:rPr>
        <w:t>PDF</w:t>
      </w:r>
      <w:r>
        <w:rPr>
          <w:rFonts w:ascii="Times New Roman" w:eastAsia="宋体" w:hAnsi="Times New Roman"/>
          <w:sz w:val="28"/>
          <w:szCs w:val="28"/>
        </w:rPr>
        <w:t>文档、</w:t>
      </w:r>
      <w:r>
        <w:rPr>
          <w:rFonts w:ascii="Times New Roman" w:eastAsia="宋体" w:hAnsi="Times New Roman"/>
          <w:sz w:val="28"/>
          <w:szCs w:val="28"/>
        </w:rPr>
        <w:t>CAD</w:t>
      </w:r>
      <w:r>
        <w:rPr>
          <w:rFonts w:ascii="Times New Roman" w:eastAsia="宋体" w:hAnsi="Times New Roman"/>
          <w:sz w:val="28"/>
          <w:szCs w:val="28"/>
        </w:rPr>
        <w:t>图纸、扫描图片、表格文件以及监测数据文</w:t>
      </w:r>
      <w:r>
        <w:rPr>
          <w:rFonts w:ascii="Times New Roman" w:eastAsia="宋体" w:hAnsi="Times New Roman"/>
          <w:sz w:val="28"/>
          <w:szCs w:val="28"/>
        </w:rPr>
        <w:lastRenderedPageBreak/>
        <w:t>件等</w:t>
      </w:r>
      <w:r>
        <w:rPr>
          <w:rFonts w:ascii="Times New Roman" w:eastAsia="宋体" w:hAnsi="Times New Roman" w:hint="eastAsia"/>
          <w:sz w:val="28"/>
          <w:szCs w:val="28"/>
        </w:rPr>
        <w:t>类型；</w:t>
      </w:r>
      <w:r>
        <w:rPr>
          <w:rFonts w:ascii="Times New Roman" w:eastAsia="宋体" w:hAnsi="Times New Roman" w:hint="eastAsia"/>
          <w:bCs/>
          <w:sz w:val="28"/>
          <w:szCs w:val="28"/>
        </w:rPr>
        <w:t>结构信息则包括章节层级、页码、表格结构与图注等，且格式标准化的方式包括</w:t>
      </w:r>
      <w:r>
        <w:rPr>
          <w:rFonts w:ascii="Times New Roman" w:eastAsia="宋体" w:hAnsi="Times New Roman" w:hint="eastAsia"/>
          <w:bCs/>
          <w:sz w:val="28"/>
          <w:szCs w:val="28"/>
        </w:rPr>
        <w:t>OCR</w:t>
      </w:r>
      <w:r>
        <w:rPr>
          <w:rFonts w:ascii="Times New Roman" w:eastAsia="宋体" w:hAnsi="Times New Roman" w:hint="eastAsia"/>
          <w:bCs/>
          <w:sz w:val="28"/>
          <w:szCs w:val="28"/>
        </w:rPr>
        <w:t>扫描、富文本解析、</w:t>
      </w:r>
      <w:r>
        <w:rPr>
          <w:rFonts w:ascii="Times New Roman" w:eastAsia="宋体" w:hAnsi="Times New Roman" w:hint="eastAsia"/>
          <w:bCs/>
          <w:sz w:val="28"/>
          <w:szCs w:val="28"/>
        </w:rPr>
        <w:t>CAD</w:t>
      </w:r>
      <w:r>
        <w:rPr>
          <w:rFonts w:ascii="Times New Roman" w:eastAsia="宋体" w:hAnsi="Times New Roman" w:hint="eastAsia"/>
          <w:bCs/>
          <w:sz w:val="28"/>
          <w:szCs w:val="28"/>
        </w:rPr>
        <w:t>图纸标注提取、监测数据预处理以及语义分块，其中，进行格式标准化的具体操作方式如下：</w:t>
      </w:r>
    </w:p>
    <w:p w14:paraId="5C947666"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OCR</w:t>
      </w:r>
      <w:r>
        <w:rPr>
          <w:rFonts w:ascii="Times New Roman" w:eastAsia="宋体" w:hAnsi="Times New Roman" w:hint="eastAsia"/>
          <w:bCs/>
          <w:sz w:val="28"/>
          <w:szCs w:val="28"/>
        </w:rPr>
        <w:t>扫描：对扫描图片等需进行扫描的文件采用</w:t>
      </w:r>
      <w:r>
        <w:rPr>
          <w:rFonts w:ascii="Times New Roman" w:eastAsia="宋体" w:hAnsi="Times New Roman" w:hint="eastAsia"/>
          <w:bCs/>
          <w:sz w:val="28"/>
          <w:szCs w:val="28"/>
        </w:rPr>
        <w:t>OCR</w:t>
      </w:r>
      <w:r>
        <w:rPr>
          <w:rFonts w:ascii="Times New Roman" w:eastAsia="宋体" w:hAnsi="Times New Roman" w:hint="eastAsia"/>
          <w:bCs/>
          <w:sz w:val="28"/>
          <w:szCs w:val="28"/>
        </w:rPr>
        <w:t>光学字符识别提取文本内容，输出形式为文本内容</w:t>
      </w:r>
      <w:r>
        <w:rPr>
          <w:rFonts w:ascii="Times New Roman" w:eastAsia="宋体" w:hAnsi="Times New Roman" w:hint="eastAsia"/>
          <w:bCs/>
          <w:sz w:val="28"/>
          <w:szCs w:val="28"/>
        </w:rPr>
        <w:t>+</w:t>
      </w:r>
      <w:r>
        <w:rPr>
          <w:rFonts w:ascii="Times New Roman" w:eastAsia="宋体" w:hAnsi="Times New Roman" w:hint="eastAsia"/>
          <w:bCs/>
          <w:sz w:val="28"/>
          <w:szCs w:val="28"/>
        </w:rPr>
        <w:t>版面结构，版面结构包括章节、页码、表格单元格坐标等信息。</w:t>
      </w:r>
    </w:p>
    <w:p w14:paraId="468F11AD"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富文本解析：对</w:t>
      </w:r>
      <w:r>
        <w:rPr>
          <w:rFonts w:ascii="Times New Roman" w:eastAsia="宋体" w:hAnsi="Times New Roman" w:hint="eastAsia"/>
          <w:bCs/>
          <w:sz w:val="28"/>
          <w:szCs w:val="28"/>
        </w:rPr>
        <w:t>Word/PDF</w:t>
      </w:r>
      <w:r>
        <w:rPr>
          <w:rFonts w:ascii="Times New Roman" w:eastAsia="宋体" w:hAnsi="Times New Roman" w:hint="eastAsia"/>
          <w:bCs/>
          <w:sz w:val="28"/>
          <w:szCs w:val="28"/>
        </w:rPr>
        <w:t>等富文本格式文档解析标题、正文、表格与图片标注信息，输出形式为段落文本</w:t>
      </w:r>
      <w:r>
        <w:rPr>
          <w:rFonts w:ascii="Times New Roman" w:eastAsia="宋体" w:hAnsi="Times New Roman" w:hint="eastAsia"/>
          <w:bCs/>
          <w:sz w:val="28"/>
          <w:szCs w:val="28"/>
        </w:rPr>
        <w:t>+</w:t>
      </w:r>
      <w:r>
        <w:rPr>
          <w:rFonts w:ascii="Times New Roman" w:eastAsia="宋体" w:hAnsi="Times New Roman" w:hint="eastAsia"/>
          <w:bCs/>
          <w:sz w:val="28"/>
          <w:szCs w:val="28"/>
        </w:rPr>
        <w:t>段落层级</w:t>
      </w:r>
      <w:r>
        <w:rPr>
          <w:rFonts w:ascii="Times New Roman" w:eastAsia="宋体" w:hAnsi="Times New Roman" w:hint="eastAsia"/>
          <w:bCs/>
          <w:sz w:val="28"/>
          <w:szCs w:val="28"/>
        </w:rPr>
        <w:t>+</w:t>
      </w:r>
      <w:r>
        <w:rPr>
          <w:rFonts w:ascii="Times New Roman" w:eastAsia="宋体" w:hAnsi="Times New Roman" w:hint="eastAsia"/>
          <w:bCs/>
          <w:sz w:val="28"/>
          <w:szCs w:val="28"/>
        </w:rPr>
        <w:t>表格字段。</w:t>
      </w:r>
    </w:p>
    <w:p w14:paraId="79A605E4"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CAD</w:t>
      </w:r>
      <w:r>
        <w:rPr>
          <w:rFonts w:ascii="Times New Roman" w:eastAsia="宋体" w:hAnsi="Times New Roman" w:hint="eastAsia"/>
          <w:bCs/>
          <w:sz w:val="28"/>
          <w:szCs w:val="28"/>
        </w:rPr>
        <w:t>图纸标注提取：对</w:t>
      </w:r>
      <w:r>
        <w:rPr>
          <w:rFonts w:ascii="Times New Roman" w:eastAsia="宋体" w:hAnsi="Times New Roman" w:hint="eastAsia"/>
          <w:bCs/>
          <w:sz w:val="28"/>
          <w:szCs w:val="28"/>
        </w:rPr>
        <w:t>CAD</w:t>
      </w:r>
      <w:r>
        <w:rPr>
          <w:rFonts w:ascii="Times New Roman" w:eastAsia="宋体" w:hAnsi="Times New Roman" w:hint="eastAsia"/>
          <w:bCs/>
          <w:sz w:val="28"/>
          <w:szCs w:val="28"/>
        </w:rPr>
        <w:t>图纸提取图例说明、标注文本与技术参数，并与工点位置或构件编号建立关联，输出形式为标注文本</w:t>
      </w:r>
      <w:r>
        <w:rPr>
          <w:rFonts w:ascii="Times New Roman" w:eastAsia="宋体" w:hAnsi="Times New Roman" w:hint="eastAsia"/>
          <w:bCs/>
          <w:sz w:val="28"/>
          <w:szCs w:val="28"/>
        </w:rPr>
        <w:t>+</w:t>
      </w:r>
      <w:r>
        <w:rPr>
          <w:rFonts w:ascii="Times New Roman" w:eastAsia="宋体" w:hAnsi="Times New Roman" w:hint="eastAsia"/>
          <w:bCs/>
          <w:sz w:val="28"/>
          <w:szCs w:val="28"/>
        </w:rPr>
        <w:t>关联对象、</w:t>
      </w:r>
    </w:p>
    <w:p w14:paraId="713CF92E"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监测数据预处理：对监测数据进行时间序列对齐、异常值检测与缺失值处理，计算时序特征，并生成可被文本模型理解的监测摘要，计算时序特征包括短期斜率、加速度与频域主峰等参数。</w:t>
      </w:r>
    </w:p>
    <w:p w14:paraId="5CF438F5"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语义分块：对长文本按语义进行分块，确保单块语义完整；分块长度控制为每段不超过</w:t>
      </w:r>
      <w:r>
        <w:rPr>
          <w:rFonts w:ascii="Times New Roman" w:eastAsia="宋体" w:hAnsi="Times New Roman" w:hint="eastAsia"/>
          <w:bCs/>
          <w:sz w:val="28"/>
          <w:szCs w:val="28"/>
        </w:rPr>
        <w:t>512</w:t>
      </w:r>
      <w:r>
        <w:rPr>
          <w:rFonts w:ascii="Times New Roman" w:eastAsia="宋体" w:hAnsi="Times New Roman" w:hint="eastAsia"/>
          <w:bCs/>
          <w:sz w:val="28"/>
          <w:szCs w:val="28"/>
        </w:rPr>
        <w:t>个字符，并为相邻块建立前后指针以保留上下文。</w:t>
      </w:r>
    </w:p>
    <w:p w14:paraId="18670FB8"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步骤</w:t>
      </w:r>
      <w:r>
        <w:rPr>
          <w:rFonts w:ascii="Times New Roman" w:eastAsia="宋体" w:hAnsi="Times New Roman" w:hint="eastAsia"/>
          <w:bCs/>
          <w:sz w:val="28"/>
          <w:szCs w:val="28"/>
        </w:rPr>
        <w:t>S22</w:t>
      </w:r>
      <w:r>
        <w:rPr>
          <w:rFonts w:ascii="Times New Roman" w:eastAsia="宋体" w:hAnsi="Times New Roman" w:hint="eastAsia"/>
          <w:bCs/>
          <w:sz w:val="28"/>
          <w:szCs w:val="28"/>
        </w:rPr>
        <w:t>、将工程资料格式标准化后的转换结果使用格式化输出格式进行输出；格式化输出格式可以是</w:t>
      </w:r>
      <w:r>
        <w:rPr>
          <w:rFonts w:ascii="Times New Roman" w:eastAsia="宋体" w:hAnsi="Times New Roman" w:hint="eastAsia"/>
          <w:bCs/>
          <w:sz w:val="28"/>
          <w:szCs w:val="28"/>
        </w:rPr>
        <w:t>JSON-LD</w:t>
      </w:r>
      <w:r>
        <w:rPr>
          <w:rFonts w:ascii="Times New Roman" w:eastAsia="宋体" w:hAnsi="Times New Roman" w:hint="eastAsia"/>
          <w:bCs/>
          <w:sz w:val="28"/>
          <w:szCs w:val="28"/>
        </w:rPr>
        <w:t>，格式标准化后的转换结果至少包含元数据、文本块列表、证据片段列表以及可选的表格字段、监测字段与工法步骤字段等。</w:t>
      </w:r>
    </w:p>
    <w:p w14:paraId="109E9ABC"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lastRenderedPageBreak/>
        <w:t>步骤</w:t>
      </w:r>
      <w:r>
        <w:rPr>
          <w:rFonts w:ascii="Times New Roman" w:eastAsia="宋体" w:hAnsi="Times New Roman" w:hint="eastAsia"/>
          <w:bCs/>
          <w:sz w:val="28"/>
          <w:szCs w:val="28"/>
        </w:rPr>
        <w:t>S23</w:t>
      </w:r>
      <w:r>
        <w:rPr>
          <w:rFonts w:ascii="Times New Roman" w:eastAsia="宋体" w:hAnsi="Times New Roman" w:hint="eastAsia"/>
          <w:bCs/>
          <w:sz w:val="28"/>
          <w:szCs w:val="28"/>
        </w:rPr>
        <w:t>、</w:t>
      </w:r>
      <w:r>
        <w:rPr>
          <w:rFonts w:ascii="Times New Roman" w:eastAsia="宋体" w:hAnsi="Times New Roman"/>
          <w:bCs/>
          <w:sz w:val="28"/>
          <w:szCs w:val="28"/>
        </w:rPr>
        <w:t>对步骤</w:t>
      </w:r>
      <w:r>
        <w:rPr>
          <w:rFonts w:ascii="Times New Roman" w:eastAsia="宋体" w:hAnsi="Times New Roman"/>
          <w:bCs/>
          <w:sz w:val="28"/>
          <w:szCs w:val="28"/>
        </w:rPr>
        <w:t>S22</w:t>
      </w:r>
      <w:r>
        <w:rPr>
          <w:rFonts w:ascii="Times New Roman" w:eastAsia="宋体" w:hAnsi="Times New Roman"/>
          <w:bCs/>
          <w:sz w:val="28"/>
          <w:szCs w:val="28"/>
        </w:rPr>
        <w:t>得到的</w:t>
      </w:r>
      <w:r>
        <w:rPr>
          <w:rFonts w:ascii="Times New Roman" w:eastAsia="宋体" w:hAnsi="Times New Roman" w:hint="eastAsia"/>
          <w:bCs/>
          <w:sz w:val="28"/>
          <w:szCs w:val="28"/>
        </w:rPr>
        <w:t>工程资料的</w:t>
      </w:r>
      <w:r>
        <w:rPr>
          <w:rFonts w:ascii="Times New Roman" w:eastAsia="宋体" w:hAnsi="Times New Roman"/>
          <w:bCs/>
          <w:sz w:val="28"/>
          <w:szCs w:val="28"/>
        </w:rPr>
        <w:t>格式化</w:t>
      </w:r>
      <w:r>
        <w:rPr>
          <w:rFonts w:ascii="Times New Roman" w:eastAsia="宋体" w:hAnsi="Times New Roman" w:hint="eastAsia"/>
          <w:bCs/>
          <w:sz w:val="28"/>
          <w:szCs w:val="28"/>
        </w:rPr>
        <w:t>转换结果</w:t>
      </w:r>
      <w:r>
        <w:rPr>
          <w:rFonts w:ascii="Times New Roman" w:eastAsia="宋体" w:hAnsi="Times New Roman"/>
          <w:bCs/>
          <w:sz w:val="28"/>
          <w:szCs w:val="28"/>
        </w:rPr>
        <w:t>按字段、实体、关系或资料段逐项</w:t>
      </w:r>
      <w:r>
        <w:rPr>
          <w:rFonts w:ascii="Times New Roman" w:eastAsia="宋体" w:hAnsi="Times New Roman" w:hint="eastAsia"/>
          <w:bCs/>
          <w:sz w:val="28"/>
          <w:szCs w:val="28"/>
        </w:rPr>
        <w:t>进行</w:t>
      </w:r>
      <w:r>
        <w:rPr>
          <w:rFonts w:ascii="Times New Roman" w:eastAsia="宋体" w:hAnsi="Times New Roman"/>
          <w:bCs/>
          <w:sz w:val="28"/>
          <w:szCs w:val="28"/>
        </w:rPr>
        <w:t>合规性校验；若某一字段、实体、关系或资料段对应的校验项未通过</w:t>
      </w:r>
      <w:r>
        <w:rPr>
          <w:rFonts w:ascii="Times New Roman" w:eastAsia="宋体" w:hAnsi="Times New Roman" w:hint="eastAsia"/>
          <w:bCs/>
          <w:sz w:val="28"/>
          <w:szCs w:val="28"/>
        </w:rPr>
        <w:t>，</w:t>
      </w:r>
      <w:r>
        <w:rPr>
          <w:rFonts w:ascii="Times New Roman" w:eastAsia="宋体" w:hAnsi="Times New Roman"/>
          <w:bCs/>
          <w:sz w:val="28"/>
          <w:szCs w:val="28"/>
        </w:rPr>
        <w:t>则记录失败原因</w:t>
      </w:r>
      <w:r>
        <w:rPr>
          <w:rFonts w:ascii="Times New Roman" w:eastAsia="宋体" w:hAnsi="Times New Roman" w:hint="eastAsia"/>
          <w:bCs/>
          <w:sz w:val="28"/>
          <w:szCs w:val="28"/>
        </w:rPr>
        <w:t>，</w:t>
      </w:r>
      <w:r>
        <w:rPr>
          <w:rFonts w:ascii="Times New Roman" w:eastAsia="宋体" w:hAnsi="Times New Roman"/>
          <w:bCs/>
          <w:sz w:val="28"/>
          <w:szCs w:val="28"/>
        </w:rPr>
        <w:t>并回溯到该校验项对应的资料段标识重新处理</w:t>
      </w:r>
      <w:r>
        <w:rPr>
          <w:rFonts w:ascii="Times New Roman" w:eastAsia="宋体" w:hAnsi="Times New Roman" w:hint="eastAsia"/>
          <w:bCs/>
          <w:sz w:val="28"/>
          <w:szCs w:val="28"/>
        </w:rPr>
        <w:t>；合规性校验是利用实体抽取进行完整性检查、关系逻辑一致性验证以及数据格式验证等操作。</w:t>
      </w:r>
    </w:p>
    <w:p w14:paraId="2D324F7D"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步骤</w:t>
      </w:r>
      <w:r>
        <w:rPr>
          <w:rFonts w:ascii="Times New Roman" w:eastAsia="宋体" w:hAnsi="Times New Roman" w:hint="eastAsia"/>
          <w:bCs/>
          <w:sz w:val="28"/>
          <w:szCs w:val="28"/>
        </w:rPr>
        <w:t>S3</w:t>
      </w:r>
      <w:r>
        <w:rPr>
          <w:rFonts w:ascii="Times New Roman" w:eastAsia="宋体" w:hAnsi="Times New Roman" w:hint="eastAsia"/>
          <w:bCs/>
          <w:sz w:val="28"/>
          <w:szCs w:val="28"/>
        </w:rPr>
        <w:t>、从完成合规性校验后的工程资料中抽取解析多个工序节点，并抽取解析装备部件信息和构件信息，以构建站隧一体化施工工序模型；该步骤的具体实施方法包括：</w:t>
      </w:r>
    </w:p>
    <w:p w14:paraId="36A96ECF"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步骤</w:t>
      </w:r>
      <w:r>
        <w:rPr>
          <w:rFonts w:ascii="Times New Roman" w:eastAsia="宋体" w:hAnsi="Times New Roman" w:hint="eastAsia"/>
          <w:bCs/>
          <w:sz w:val="28"/>
          <w:szCs w:val="28"/>
        </w:rPr>
        <w:t>S31</w:t>
      </w:r>
      <w:r>
        <w:rPr>
          <w:rFonts w:ascii="Times New Roman" w:eastAsia="宋体" w:hAnsi="Times New Roman" w:hint="eastAsia"/>
          <w:bCs/>
          <w:sz w:val="28"/>
          <w:szCs w:val="28"/>
        </w:rPr>
        <w:t>、基于完成了合规性校验的工程资料，从其中的施工步骤和专项施工方案中抽取解析多个工序节点，并为每个工序节点配备节点标识、输入描述和输出描述，并输出最后的工序节点清单。</w:t>
      </w:r>
    </w:p>
    <w:p w14:paraId="7E203237"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其中，工序节点至少包括扩径准备、变径空间扩挖、刀盘扩径、盾体扩径以及缩径转换，而工序节点清单则是</w:t>
      </w:r>
      <w:r>
        <w:rPr>
          <w:rFonts w:ascii="Times New Roman" w:eastAsia="宋体" w:hAnsi="Times New Roman"/>
          <w:bCs/>
          <w:sz w:val="28"/>
          <w:szCs w:val="28"/>
        </w:rPr>
        <w:t>由多个带有节点标识的工序节点组成</w:t>
      </w:r>
      <w:r>
        <w:rPr>
          <w:rFonts w:ascii="Times New Roman" w:eastAsia="宋体" w:hAnsi="Times New Roman" w:hint="eastAsia"/>
          <w:bCs/>
          <w:sz w:val="28"/>
          <w:szCs w:val="28"/>
        </w:rPr>
        <w:t>，并作为步骤</w:t>
      </w:r>
      <w:r>
        <w:rPr>
          <w:rFonts w:ascii="Times New Roman" w:eastAsia="宋体" w:hAnsi="Times New Roman" w:hint="eastAsia"/>
          <w:bCs/>
          <w:sz w:val="28"/>
          <w:szCs w:val="28"/>
        </w:rPr>
        <w:t>S33</w:t>
      </w:r>
      <w:r>
        <w:rPr>
          <w:rFonts w:ascii="Times New Roman" w:eastAsia="宋体" w:hAnsi="Times New Roman" w:hint="eastAsia"/>
          <w:bCs/>
          <w:sz w:val="28"/>
          <w:szCs w:val="28"/>
        </w:rPr>
        <w:t>和步骤</w:t>
      </w:r>
      <w:r>
        <w:rPr>
          <w:rFonts w:ascii="Times New Roman" w:eastAsia="宋体" w:hAnsi="Times New Roman" w:hint="eastAsia"/>
          <w:bCs/>
          <w:sz w:val="28"/>
          <w:szCs w:val="28"/>
        </w:rPr>
        <w:t>S34</w:t>
      </w:r>
      <w:r>
        <w:rPr>
          <w:rFonts w:ascii="Times New Roman" w:eastAsia="宋体" w:hAnsi="Times New Roman" w:hint="eastAsia"/>
          <w:bCs/>
          <w:sz w:val="28"/>
          <w:szCs w:val="28"/>
        </w:rPr>
        <w:t>的直接输入。</w:t>
      </w:r>
    </w:p>
    <w:p w14:paraId="343376F2"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步骤</w:t>
      </w:r>
      <w:r>
        <w:rPr>
          <w:rFonts w:ascii="Times New Roman" w:eastAsia="宋体" w:hAnsi="Times New Roman" w:hint="eastAsia"/>
          <w:bCs/>
          <w:sz w:val="28"/>
          <w:szCs w:val="28"/>
        </w:rPr>
        <w:t>S32</w:t>
      </w:r>
      <w:r>
        <w:rPr>
          <w:rFonts w:ascii="Times New Roman" w:eastAsia="宋体" w:hAnsi="Times New Roman" w:hint="eastAsia"/>
          <w:bCs/>
          <w:sz w:val="28"/>
          <w:szCs w:val="28"/>
        </w:rPr>
        <w:t>、再从其中的施工装备设计资料中抽取解析装备部件信息和构件信息，利用装备部件信息和构件信息分别建立装备节点和构件节点。其中，装备部件信息包括小盾构、扩径模块、扩挖机构、拼装机械臂、伸缩帽檐、反力系统、推进系统与焊接装配单元；构件信息则包括钢管片、锚杆、尾盾。</w:t>
      </w:r>
    </w:p>
    <w:p w14:paraId="3566EB45"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步骤</w:t>
      </w:r>
      <w:r>
        <w:rPr>
          <w:rFonts w:ascii="Times New Roman" w:eastAsia="宋体" w:hAnsi="Times New Roman" w:hint="eastAsia"/>
          <w:bCs/>
          <w:sz w:val="28"/>
          <w:szCs w:val="28"/>
        </w:rPr>
        <w:t>S33</w:t>
      </w:r>
      <w:r>
        <w:rPr>
          <w:rFonts w:ascii="Times New Roman" w:eastAsia="宋体" w:hAnsi="Times New Roman" w:hint="eastAsia"/>
          <w:bCs/>
          <w:sz w:val="28"/>
          <w:szCs w:val="28"/>
        </w:rPr>
        <w:t>、为</w:t>
      </w:r>
      <w:r>
        <w:rPr>
          <w:rFonts w:ascii="Times New Roman" w:eastAsia="宋体" w:hAnsi="Times New Roman"/>
          <w:bCs/>
          <w:sz w:val="28"/>
          <w:szCs w:val="28"/>
        </w:rPr>
        <w:t>工序节点清单中的各</w:t>
      </w:r>
      <w:r>
        <w:rPr>
          <w:rFonts w:ascii="Times New Roman" w:eastAsia="宋体" w:hAnsi="Times New Roman" w:hint="eastAsia"/>
          <w:bCs/>
          <w:sz w:val="28"/>
          <w:szCs w:val="28"/>
        </w:rPr>
        <w:t>工序节点配置状态参数描述；其中，状态参数描述包括盾体直径、刀盘直径、主驱动伸出量、土仓</w:t>
      </w:r>
      <w:r>
        <w:rPr>
          <w:rFonts w:ascii="Times New Roman" w:eastAsia="宋体" w:hAnsi="Times New Roman" w:hint="eastAsia"/>
          <w:bCs/>
          <w:sz w:val="28"/>
          <w:szCs w:val="28"/>
        </w:rPr>
        <w:t>/</w:t>
      </w:r>
      <w:r>
        <w:rPr>
          <w:rFonts w:ascii="Times New Roman" w:eastAsia="宋体" w:hAnsi="Times New Roman" w:hint="eastAsia"/>
          <w:bCs/>
          <w:sz w:val="28"/>
          <w:szCs w:val="28"/>
        </w:rPr>
        <w:t>泥水压力、注浆参数、支护状态、反力体系状态与焊接</w:t>
      </w:r>
      <w:r>
        <w:rPr>
          <w:rFonts w:ascii="Times New Roman" w:eastAsia="宋体" w:hAnsi="Times New Roman" w:hint="eastAsia"/>
          <w:bCs/>
          <w:sz w:val="28"/>
          <w:szCs w:val="28"/>
        </w:rPr>
        <w:t>/</w:t>
      </w:r>
      <w:r>
        <w:rPr>
          <w:rFonts w:ascii="Times New Roman" w:eastAsia="宋体" w:hAnsi="Times New Roman" w:hint="eastAsia"/>
          <w:bCs/>
          <w:sz w:val="28"/>
          <w:szCs w:val="28"/>
        </w:rPr>
        <w:t>拼装状态中</w:t>
      </w:r>
      <w:r>
        <w:rPr>
          <w:rFonts w:ascii="Times New Roman" w:eastAsia="宋体" w:hAnsi="Times New Roman" w:hint="eastAsia"/>
          <w:bCs/>
          <w:sz w:val="28"/>
          <w:szCs w:val="28"/>
        </w:rPr>
        <w:lastRenderedPageBreak/>
        <w:t>的一种或多种；</w:t>
      </w:r>
    </w:p>
    <w:p w14:paraId="485C893D" w14:textId="77777777" w:rsidR="009D4616" w:rsidRDefault="00833B2F">
      <w:pPr>
        <w:tabs>
          <w:tab w:val="left" w:pos="5460"/>
        </w:tabs>
        <w:spacing w:line="360" w:lineRule="auto"/>
        <w:ind w:firstLineChars="200" w:firstLine="560"/>
        <w:rPr>
          <w:ins w:id="4" w:author="Joshua Reed" w:date="2026-05-18T09:20:00Z" w16du:dateUtc="2026-05-18T01:20:00Z"/>
          <w:rFonts w:ascii="Times New Roman" w:eastAsia="宋体" w:hAnsi="Times New Roman"/>
          <w:bCs/>
          <w:sz w:val="28"/>
          <w:szCs w:val="28"/>
        </w:rPr>
      </w:pPr>
      <w:r>
        <w:rPr>
          <w:rFonts w:ascii="Times New Roman" w:eastAsia="宋体" w:hAnsi="Times New Roman" w:hint="eastAsia"/>
          <w:bCs/>
          <w:sz w:val="28"/>
          <w:szCs w:val="28"/>
        </w:rPr>
        <w:t>步骤</w:t>
      </w:r>
      <w:r>
        <w:rPr>
          <w:rFonts w:ascii="Times New Roman" w:eastAsia="宋体" w:hAnsi="Times New Roman" w:hint="eastAsia"/>
          <w:bCs/>
          <w:sz w:val="28"/>
          <w:szCs w:val="28"/>
        </w:rPr>
        <w:t>S34</w:t>
      </w:r>
      <w:r>
        <w:rPr>
          <w:rFonts w:ascii="Times New Roman" w:eastAsia="宋体" w:hAnsi="Times New Roman" w:hint="eastAsia"/>
          <w:bCs/>
          <w:sz w:val="28"/>
          <w:szCs w:val="28"/>
        </w:rPr>
        <w:t>、建立工序节点之间的时间先后关系、资源依赖关系以及受力依赖关系；并建立各工序节点与装备节点、构件节点之间的作用关系；</w:t>
      </w:r>
    </w:p>
    <w:p w14:paraId="0E6FD210" w14:textId="77777777" w:rsidR="00585670" w:rsidRDefault="00405739">
      <w:pPr>
        <w:tabs>
          <w:tab w:val="left" w:pos="5460"/>
        </w:tabs>
        <w:spacing w:line="360" w:lineRule="auto"/>
        <w:ind w:firstLineChars="200" w:firstLine="560"/>
        <w:rPr>
          <w:ins w:id="5" w:author="Joshua Reed" w:date="2026-05-18T09:32:00Z" w16du:dateUtc="2026-05-18T01:32:00Z"/>
          <w:rFonts w:ascii="Times New Roman" w:eastAsia="宋体" w:hAnsi="Times New Roman"/>
          <w:bCs/>
          <w:sz w:val="28"/>
          <w:szCs w:val="28"/>
        </w:rPr>
      </w:pPr>
      <w:moveToRangeStart w:id="6" w:author="Joshua Reed" w:date="2026-05-18T09:20:00Z" w:name="move229988458"/>
      <w:moveTo w:id="7" w:author="Joshua Reed" w:date="2026-05-18T09:20:00Z" w16du:dateUtc="2026-05-18T01:20:00Z">
        <w:r>
          <w:rPr>
            <w:rFonts w:ascii="Times New Roman" w:eastAsia="宋体" w:hAnsi="Times New Roman" w:hint="eastAsia"/>
            <w:bCs/>
            <w:sz w:val="28"/>
            <w:szCs w:val="28"/>
          </w:rPr>
          <w:t>步骤</w:t>
        </w:r>
        <w:r>
          <w:rPr>
            <w:rFonts w:ascii="Times New Roman" w:eastAsia="宋体" w:hAnsi="Times New Roman" w:hint="eastAsia"/>
            <w:bCs/>
            <w:sz w:val="28"/>
            <w:szCs w:val="28"/>
          </w:rPr>
          <w:t>S3</w:t>
        </w:r>
        <w:del w:id="8" w:author="Joshua Reed" w:date="2026-05-18T09:20:00Z" w16du:dateUtc="2026-05-18T01:20:00Z">
          <w:r w:rsidDel="00405739">
            <w:rPr>
              <w:rFonts w:ascii="Times New Roman" w:eastAsia="宋体" w:hAnsi="Times New Roman" w:hint="eastAsia"/>
              <w:bCs/>
              <w:sz w:val="28"/>
              <w:szCs w:val="28"/>
            </w:rPr>
            <w:delText>6</w:delText>
          </w:r>
        </w:del>
      </w:moveTo>
      <w:ins w:id="9" w:author="Joshua Reed" w:date="2026-05-18T09:20:00Z" w16du:dateUtc="2026-05-18T01:20:00Z">
        <w:r>
          <w:rPr>
            <w:rFonts w:ascii="Times New Roman" w:eastAsia="宋体" w:hAnsi="Times New Roman" w:hint="eastAsia"/>
            <w:bCs/>
            <w:sz w:val="28"/>
            <w:szCs w:val="28"/>
          </w:rPr>
          <w:t>5</w:t>
        </w:r>
      </w:ins>
      <w:moveTo w:id="10" w:author="Joshua Reed" w:date="2026-05-18T09:20:00Z" w16du:dateUtc="2026-05-18T01:20:00Z">
        <w:r>
          <w:rPr>
            <w:rFonts w:ascii="Times New Roman" w:eastAsia="宋体" w:hAnsi="Times New Roman" w:hint="eastAsia"/>
            <w:bCs/>
            <w:sz w:val="28"/>
            <w:szCs w:val="28"/>
          </w:rPr>
          <w:t>、对</w:t>
        </w:r>
      </w:moveTo>
      <w:ins w:id="11" w:author="Joshua Reed" w:date="2026-05-18T09:22:00Z" w16du:dateUtc="2026-05-18T01:22:00Z">
        <w:r>
          <w:rPr>
            <w:rFonts w:ascii="Times New Roman" w:eastAsia="宋体" w:hAnsi="Times New Roman" w:hint="eastAsia"/>
            <w:bCs/>
            <w:sz w:val="28"/>
            <w:szCs w:val="28"/>
          </w:rPr>
          <w:t>工序节点、装备节点、构件节点、时间先后关系、资源依赖关系、受力依赖关系以及作用关系</w:t>
        </w:r>
      </w:ins>
      <w:moveTo w:id="12" w:author="Joshua Reed" w:date="2026-05-18T09:20:00Z" w16du:dateUtc="2026-05-18T01:20:00Z">
        <w:del w:id="13" w:author="Joshua Reed" w:date="2026-05-18T09:22:00Z" w16du:dateUtc="2026-05-18T01:22:00Z">
          <w:r w:rsidDel="00405739">
            <w:rPr>
              <w:rFonts w:ascii="Times New Roman" w:eastAsia="宋体" w:hAnsi="Times New Roman" w:hint="eastAsia"/>
              <w:bCs/>
              <w:sz w:val="28"/>
              <w:szCs w:val="28"/>
            </w:rPr>
            <w:delText>形成的站隧一体化施工工序模型</w:delText>
          </w:r>
        </w:del>
        <w:r>
          <w:rPr>
            <w:rFonts w:ascii="Times New Roman" w:eastAsia="宋体" w:hAnsi="Times New Roman" w:hint="eastAsia"/>
            <w:bCs/>
            <w:sz w:val="28"/>
            <w:szCs w:val="28"/>
          </w:rPr>
          <w:t>执行一致性校验，</w:t>
        </w:r>
      </w:moveTo>
      <w:ins w:id="14" w:author="Joshua Reed" w:date="2026-05-18T09:25:00Z" w16du:dateUtc="2026-05-18T01:25:00Z">
        <w:r>
          <w:rPr>
            <w:rFonts w:ascii="Times New Roman" w:eastAsia="宋体" w:hAnsi="Times New Roman" w:hint="eastAsia"/>
            <w:bCs/>
            <w:sz w:val="28"/>
            <w:szCs w:val="28"/>
          </w:rPr>
          <w:t>根据校验结果调整</w:t>
        </w:r>
      </w:ins>
      <w:ins w:id="15" w:author="Joshua Reed" w:date="2026-05-18T09:26:00Z" w16du:dateUtc="2026-05-18T01:26:00Z">
        <w:r>
          <w:rPr>
            <w:rFonts w:ascii="Times New Roman" w:eastAsia="宋体" w:hAnsi="Times New Roman" w:hint="eastAsia"/>
            <w:bCs/>
            <w:sz w:val="28"/>
            <w:szCs w:val="28"/>
          </w:rPr>
          <w:t>节点状态参数及节点之间的依赖关系，直至所有节点及相互关系通过</w:t>
        </w:r>
      </w:ins>
      <w:ins w:id="16" w:author="Joshua Reed" w:date="2026-05-18T09:27:00Z" w16du:dateUtc="2026-05-18T01:27:00Z">
        <w:r>
          <w:rPr>
            <w:rFonts w:ascii="Times New Roman" w:eastAsia="宋体" w:hAnsi="Times New Roman" w:hint="eastAsia"/>
            <w:bCs/>
            <w:sz w:val="28"/>
            <w:szCs w:val="28"/>
          </w:rPr>
          <w:t>一致性校验；</w:t>
        </w:r>
      </w:ins>
      <w:moveTo w:id="17" w:author="Joshua Reed" w:date="2026-05-18T09:20:00Z" w16du:dateUtc="2026-05-18T01:20:00Z">
        <w:del w:id="18" w:author="Joshua Reed" w:date="2026-05-18T09:27:00Z" w16du:dateUtc="2026-05-18T01:27:00Z">
          <w:r w:rsidDel="00405739">
            <w:rPr>
              <w:rFonts w:ascii="Times New Roman" w:eastAsia="宋体" w:hAnsi="Times New Roman" w:hint="eastAsia"/>
              <w:bCs/>
              <w:sz w:val="28"/>
              <w:szCs w:val="28"/>
            </w:rPr>
            <w:delText>一致性校验不通过的进入人工</w:delText>
          </w:r>
          <w:commentRangeStart w:id="19"/>
          <w:commentRangeStart w:id="20"/>
          <w:r w:rsidDel="00405739">
            <w:rPr>
              <w:rFonts w:ascii="Times New Roman" w:eastAsia="宋体" w:hAnsi="Times New Roman" w:hint="eastAsia"/>
              <w:bCs/>
              <w:sz w:val="28"/>
              <w:szCs w:val="28"/>
            </w:rPr>
            <w:delText>复核队列</w:delText>
          </w:r>
        </w:del>
      </w:moveTo>
      <w:ins w:id="21" w:author="Joshua Reed" w:date="2026-05-18T09:27:00Z" w16du:dateUtc="2026-05-18T01:27:00Z">
        <w:r>
          <w:rPr>
            <w:rFonts w:ascii="Times New Roman" w:eastAsia="宋体" w:hAnsi="Times New Roman" w:hint="eastAsia"/>
            <w:bCs/>
            <w:sz w:val="28"/>
            <w:szCs w:val="28"/>
          </w:rPr>
          <w:t>所述一致性校验包括</w:t>
        </w:r>
      </w:ins>
    </w:p>
    <w:p w14:paraId="16427503" w14:textId="77777777" w:rsidR="00585670" w:rsidRDefault="00585670">
      <w:pPr>
        <w:tabs>
          <w:tab w:val="left" w:pos="5460"/>
        </w:tabs>
        <w:spacing w:line="360" w:lineRule="auto"/>
        <w:ind w:firstLineChars="200" w:firstLine="560"/>
        <w:rPr>
          <w:ins w:id="22" w:author="Joshua Reed" w:date="2026-05-18T09:32:00Z" w16du:dateUtc="2026-05-18T01:32:00Z"/>
          <w:rFonts w:ascii="Times New Roman" w:eastAsia="宋体" w:hAnsi="Times New Roman"/>
          <w:bCs/>
          <w:sz w:val="28"/>
          <w:szCs w:val="28"/>
        </w:rPr>
      </w:pPr>
      <w:ins w:id="23" w:author="Joshua Reed" w:date="2026-05-18T09:28:00Z" w16du:dateUtc="2026-05-18T01:28:00Z">
        <w:r>
          <w:rPr>
            <w:rFonts w:ascii="Times New Roman" w:eastAsia="宋体" w:hAnsi="Times New Roman" w:hint="eastAsia"/>
            <w:bCs/>
            <w:sz w:val="28"/>
            <w:szCs w:val="28"/>
          </w:rPr>
          <w:t>节点状态参数与节点</w:t>
        </w:r>
      </w:ins>
      <w:ins w:id="24" w:author="Joshua Reed" w:date="2026-05-18T09:29:00Z" w16du:dateUtc="2026-05-18T01:29:00Z">
        <w:r>
          <w:rPr>
            <w:rFonts w:ascii="Times New Roman" w:eastAsia="宋体" w:hAnsi="Times New Roman" w:hint="eastAsia"/>
            <w:bCs/>
            <w:sz w:val="28"/>
            <w:szCs w:val="28"/>
          </w:rPr>
          <w:t>定义</w:t>
        </w:r>
      </w:ins>
      <w:ins w:id="25" w:author="Joshua Reed" w:date="2026-05-18T09:32:00Z" w16du:dateUtc="2026-05-18T01:32:00Z">
        <w:r>
          <w:rPr>
            <w:rFonts w:ascii="Times New Roman" w:eastAsia="宋体" w:hAnsi="Times New Roman" w:hint="eastAsia"/>
            <w:bCs/>
            <w:sz w:val="28"/>
            <w:szCs w:val="28"/>
          </w:rPr>
          <w:t>之间的结构</w:t>
        </w:r>
      </w:ins>
      <w:ins w:id="26" w:author="Joshua Reed" w:date="2026-05-18T09:29:00Z" w16du:dateUtc="2026-05-18T01:29:00Z">
        <w:r>
          <w:rPr>
            <w:rFonts w:ascii="Times New Roman" w:eastAsia="宋体" w:hAnsi="Times New Roman" w:hint="eastAsia"/>
            <w:bCs/>
            <w:sz w:val="28"/>
            <w:szCs w:val="28"/>
          </w:rPr>
          <w:t>一致性校验</w:t>
        </w:r>
      </w:ins>
      <w:ins w:id="27" w:author="Joshua Reed" w:date="2026-05-18T09:32:00Z" w16du:dateUtc="2026-05-18T01:32:00Z">
        <w:r>
          <w:rPr>
            <w:rFonts w:ascii="Times New Roman" w:eastAsia="宋体" w:hAnsi="Times New Roman" w:hint="eastAsia"/>
            <w:bCs/>
            <w:sz w:val="28"/>
            <w:szCs w:val="28"/>
          </w:rPr>
          <w:t>，</w:t>
        </w:r>
      </w:ins>
      <w:ins w:id="28" w:author="Joshua Reed" w:date="2026-05-18T09:30:00Z" w16du:dateUtc="2026-05-18T01:30:00Z">
        <w:r>
          <w:rPr>
            <w:rFonts w:ascii="Times New Roman" w:eastAsia="宋体" w:hAnsi="Times New Roman" w:hint="eastAsia"/>
            <w:bCs/>
            <w:sz w:val="28"/>
            <w:szCs w:val="28"/>
          </w:rPr>
          <w:t>及</w:t>
        </w:r>
      </w:ins>
    </w:p>
    <w:p w14:paraId="23C4AC7A" w14:textId="5E5E6FEA" w:rsidR="00405739" w:rsidDel="00405739" w:rsidRDefault="00585670" w:rsidP="00405739">
      <w:pPr>
        <w:tabs>
          <w:tab w:val="left" w:pos="5460"/>
        </w:tabs>
        <w:spacing w:line="360" w:lineRule="auto"/>
        <w:ind w:firstLineChars="200" w:firstLine="560"/>
        <w:rPr>
          <w:del w:id="29" w:author="Joshua Reed" w:date="2026-05-18T09:20:00Z" w16du:dateUtc="2026-05-18T01:20:00Z"/>
          <w:moveTo w:id="30" w:author="Joshua Reed" w:date="2026-05-18T09:20:00Z" w16du:dateUtc="2026-05-18T01:20:00Z"/>
          <w:rFonts w:ascii="Times New Roman" w:eastAsia="宋体" w:hAnsi="Times New Roman"/>
          <w:bCs/>
          <w:sz w:val="28"/>
          <w:szCs w:val="28"/>
        </w:rPr>
      </w:pPr>
      <w:ins w:id="31" w:author="Joshua Reed" w:date="2026-05-18T09:30:00Z" w16du:dateUtc="2026-05-18T01:30:00Z">
        <w:r>
          <w:rPr>
            <w:rFonts w:ascii="Times New Roman" w:eastAsia="宋体" w:hAnsi="Times New Roman" w:hint="eastAsia"/>
            <w:bCs/>
            <w:sz w:val="28"/>
            <w:szCs w:val="28"/>
          </w:rPr>
          <w:t>节点间依赖关系的逻辑一致性校验</w:t>
        </w:r>
      </w:ins>
      <w:ins w:id="32" w:author="Joshua Reed" w:date="2026-05-18T09:32:00Z" w16du:dateUtc="2026-05-18T01:32:00Z">
        <w:r>
          <w:rPr>
            <w:rFonts w:ascii="Times New Roman" w:eastAsia="宋体" w:hAnsi="Times New Roman" w:hint="eastAsia"/>
            <w:bCs/>
            <w:sz w:val="28"/>
            <w:szCs w:val="28"/>
          </w:rPr>
          <w:t>；</w:t>
        </w:r>
      </w:ins>
      <w:moveTo w:id="33" w:author="Joshua Reed" w:date="2026-05-18T09:20:00Z" w16du:dateUtc="2026-05-18T01:20:00Z">
        <w:del w:id="34" w:author="Joshua Reed" w:date="2026-05-18T09:32:00Z" w16du:dateUtc="2026-05-18T01:32:00Z">
          <w:r w:rsidR="00405739" w:rsidDel="00585670">
            <w:rPr>
              <w:rFonts w:ascii="Times New Roman" w:eastAsia="宋体" w:hAnsi="Times New Roman" w:hint="eastAsia"/>
              <w:bCs/>
              <w:sz w:val="28"/>
              <w:szCs w:val="28"/>
            </w:rPr>
            <w:delText>。</w:delText>
          </w:r>
        </w:del>
        <w:commentRangeEnd w:id="19"/>
        <w:r w:rsidR="00405739">
          <w:rPr>
            <w:rStyle w:val="af"/>
            <w:rFonts w:ascii="Times New Roman" w:eastAsia="宋体" w:hAnsi="Times New Roman"/>
            <w:bCs/>
            <w:sz w:val="28"/>
            <w:szCs w:val="28"/>
          </w:rPr>
          <w:commentReference w:id="19"/>
        </w:r>
      </w:moveTo>
      <w:commentRangeEnd w:id="20"/>
      <w:r>
        <w:rPr>
          <w:rStyle w:val="af"/>
          <w:rFonts w:ascii="Times New Roman" w:eastAsia="宋体" w:hAnsi="Times New Roman"/>
          <w:bCs/>
          <w:sz w:val="28"/>
          <w:szCs w:val="28"/>
        </w:rPr>
        <w:commentReference w:id="20"/>
      </w:r>
    </w:p>
    <w:moveToRangeEnd w:id="6"/>
    <w:p w14:paraId="56936DA8" w14:textId="77777777" w:rsidR="00405739" w:rsidRPr="00405739" w:rsidRDefault="00405739">
      <w:pPr>
        <w:tabs>
          <w:tab w:val="left" w:pos="5460"/>
        </w:tabs>
        <w:spacing w:line="360" w:lineRule="auto"/>
        <w:ind w:firstLineChars="200" w:firstLine="560"/>
        <w:rPr>
          <w:rFonts w:ascii="Times New Roman" w:eastAsia="宋体" w:hAnsi="Times New Roman" w:hint="eastAsia"/>
          <w:bCs/>
          <w:sz w:val="28"/>
          <w:szCs w:val="28"/>
        </w:rPr>
      </w:pPr>
    </w:p>
    <w:p w14:paraId="2109B477" w14:textId="18356B0B"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步骤</w:t>
      </w:r>
      <w:del w:id="35" w:author="Joshua Reed" w:date="2026-05-18T09:20:00Z" w16du:dateUtc="2026-05-18T01:20:00Z">
        <w:r w:rsidDel="00405739">
          <w:rPr>
            <w:rFonts w:ascii="Times New Roman" w:eastAsia="宋体" w:hAnsi="Times New Roman" w:hint="eastAsia"/>
            <w:bCs/>
            <w:sz w:val="28"/>
            <w:szCs w:val="28"/>
          </w:rPr>
          <w:delText>S35</w:delText>
        </w:r>
      </w:del>
      <w:ins w:id="36" w:author="Joshua Reed" w:date="2026-05-18T09:20:00Z" w16du:dateUtc="2026-05-18T01:20:00Z">
        <w:r w:rsidR="00405739">
          <w:rPr>
            <w:rFonts w:ascii="Times New Roman" w:eastAsia="宋体" w:hAnsi="Times New Roman" w:hint="eastAsia"/>
            <w:bCs/>
            <w:sz w:val="28"/>
            <w:szCs w:val="28"/>
          </w:rPr>
          <w:t>S3</w:t>
        </w:r>
        <w:r w:rsidR="00405739">
          <w:rPr>
            <w:rFonts w:ascii="Times New Roman" w:eastAsia="宋体" w:hAnsi="Times New Roman" w:hint="eastAsia"/>
            <w:bCs/>
            <w:sz w:val="28"/>
            <w:szCs w:val="28"/>
          </w:rPr>
          <w:t>6</w:t>
        </w:r>
      </w:ins>
      <w:r>
        <w:rPr>
          <w:rFonts w:ascii="Times New Roman" w:eastAsia="宋体" w:hAnsi="Times New Roman" w:hint="eastAsia"/>
          <w:bCs/>
          <w:sz w:val="28"/>
          <w:szCs w:val="28"/>
        </w:rPr>
        <w:t>、将</w:t>
      </w:r>
      <w:ins w:id="37" w:author="Joshua Reed" w:date="2026-05-18T09:22:00Z" w16du:dateUtc="2026-05-18T01:22:00Z">
        <w:r w:rsidR="00405739">
          <w:rPr>
            <w:rFonts w:ascii="Times New Roman" w:eastAsia="宋体" w:hAnsi="Times New Roman" w:hint="eastAsia"/>
            <w:bCs/>
            <w:sz w:val="28"/>
            <w:szCs w:val="28"/>
          </w:rPr>
          <w:t>通过一致性校验的</w:t>
        </w:r>
      </w:ins>
      <w:r>
        <w:rPr>
          <w:rFonts w:ascii="Times New Roman" w:eastAsia="宋体" w:hAnsi="Times New Roman" w:hint="eastAsia"/>
          <w:bCs/>
          <w:sz w:val="28"/>
          <w:szCs w:val="28"/>
        </w:rPr>
        <w:t>工序节点、装备节点、构件节点、时间先后关系、资源依赖关系、受力依赖关系以及作用关系进行存储写入，形成站隧一体化施工工序模型。由于步骤</w:t>
      </w:r>
      <w:r>
        <w:rPr>
          <w:rFonts w:ascii="Times New Roman" w:eastAsia="宋体" w:hAnsi="Times New Roman" w:hint="eastAsia"/>
          <w:bCs/>
          <w:sz w:val="28"/>
          <w:szCs w:val="28"/>
        </w:rPr>
        <w:t>S31</w:t>
      </w:r>
      <w:r>
        <w:rPr>
          <w:rFonts w:ascii="Times New Roman" w:eastAsia="宋体" w:hAnsi="Times New Roman" w:hint="eastAsia"/>
          <w:bCs/>
          <w:sz w:val="28"/>
          <w:szCs w:val="28"/>
        </w:rPr>
        <w:t>使用的施工步骤和专项施工方案中是含有元数据字段绑定后的资料，故其内部还含有资料段标识，故该站隧一体化施工工序模型还保留了证据定位信息。</w:t>
      </w:r>
    </w:p>
    <w:p w14:paraId="12493747" w14:textId="3EEB75FC" w:rsidR="009D4616" w:rsidDel="00405739" w:rsidRDefault="00833B2F">
      <w:pPr>
        <w:tabs>
          <w:tab w:val="left" w:pos="5460"/>
        </w:tabs>
        <w:spacing w:line="360" w:lineRule="auto"/>
        <w:ind w:firstLineChars="200" w:firstLine="560"/>
        <w:rPr>
          <w:moveFrom w:id="38" w:author="Joshua Reed" w:date="2026-05-18T09:20:00Z" w16du:dateUtc="2026-05-18T01:20:00Z"/>
          <w:rFonts w:ascii="Times New Roman" w:eastAsia="宋体" w:hAnsi="Times New Roman"/>
          <w:bCs/>
          <w:sz w:val="28"/>
          <w:szCs w:val="28"/>
        </w:rPr>
      </w:pPr>
      <w:moveFromRangeStart w:id="39" w:author="Joshua Reed" w:date="2026-05-18T09:20:00Z" w:name="move229988458"/>
      <w:moveFrom w:id="40" w:author="Joshua Reed" w:date="2026-05-18T09:20:00Z" w16du:dateUtc="2026-05-18T01:20:00Z">
        <w:r w:rsidDel="00405739">
          <w:rPr>
            <w:rFonts w:ascii="Times New Roman" w:eastAsia="宋体" w:hAnsi="Times New Roman" w:hint="eastAsia"/>
            <w:bCs/>
            <w:sz w:val="28"/>
            <w:szCs w:val="28"/>
          </w:rPr>
          <w:t>步骤</w:t>
        </w:r>
        <w:r w:rsidDel="00405739">
          <w:rPr>
            <w:rFonts w:ascii="Times New Roman" w:eastAsia="宋体" w:hAnsi="Times New Roman" w:hint="eastAsia"/>
            <w:bCs/>
            <w:sz w:val="28"/>
            <w:szCs w:val="28"/>
          </w:rPr>
          <w:t>S36</w:t>
        </w:r>
        <w:r w:rsidDel="00405739">
          <w:rPr>
            <w:rFonts w:ascii="Times New Roman" w:eastAsia="宋体" w:hAnsi="Times New Roman" w:hint="eastAsia"/>
            <w:bCs/>
            <w:sz w:val="28"/>
            <w:szCs w:val="28"/>
          </w:rPr>
          <w:t>、对形成的站隧一体化施工工序模型执行一致性校验，一致性校验不通过的进入人工</w:t>
        </w:r>
        <w:commentRangeStart w:id="41"/>
        <w:r w:rsidDel="00405739">
          <w:rPr>
            <w:rFonts w:ascii="Times New Roman" w:eastAsia="宋体" w:hAnsi="Times New Roman" w:hint="eastAsia"/>
            <w:bCs/>
            <w:sz w:val="28"/>
            <w:szCs w:val="28"/>
          </w:rPr>
          <w:t>复核队列。</w:t>
        </w:r>
        <w:commentRangeEnd w:id="41"/>
        <w:r w:rsidDel="00405739">
          <w:rPr>
            <w:rStyle w:val="af"/>
            <w:rFonts w:ascii="Times New Roman" w:eastAsia="宋体" w:hAnsi="Times New Roman"/>
            <w:bCs/>
            <w:sz w:val="28"/>
            <w:szCs w:val="28"/>
          </w:rPr>
          <w:commentReference w:id="41"/>
        </w:r>
      </w:moveFrom>
    </w:p>
    <w:moveFromRangeEnd w:id="39"/>
    <w:p w14:paraId="5F521CB1"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步骤</w:t>
      </w:r>
      <w:r>
        <w:rPr>
          <w:rFonts w:ascii="Times New Roman" w:eastAsia="宋体" w:hAnsi="Times New Roman" w:hint="eastAsia"/>
          <w:bCs/>
          <w:sz w:val="28"/>
          <w:szCs w:val="28"/>
        </w:rPr>
        <w:t>S4</w:t>
      </w:r>
      <w:r>
        <w:rPr>
          <w:rFonts w:ascii="Times New Roman" w:eastAsia="宋体" w:hAnsi="Times New Roman" w:hint="eastAsia"/>
          <w:bCs/>
          <w:sz w:val="28"/>
          <w:szCs w:val="28"/>
        </w:rPr>
        <w:t>、整理获取风险机理条目，建立风险机理条目与工序节点及监测指标之间的关联关系，将风险机理条目及关联关系进行写入存储，形成风险机理库，并校验风险机理库的一致性与完整性；其中，监测指标包括地表沉降、支护结构变形、地下水位、泥水压力、注浆压力以及盾构姿态参数中的一种或多种。该步骤的具体实施方式包括：</w:t>
      </w:r>
    </w:p>
    <w:p w14:paraId="6C238E29"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步骤</w:t>
      </w:r>
      <w:r>
        <w:rPr>
          <w:rFonts w:ascii="Times New Roman" w:eastAsia="宋体" w:hAnsi="Times New Roman" w:hint="eastAsia"/>
          <w:bCs/>
          <w:sz w:val="28"/>
          <w:szCs w:val="28"/>
        </w:rPr>
        <w:t>S41</w:t>
      </w:r>
      <w:r>
        <w:rPr>
          <w:rFonts w:ascii="Times New Roman" w:eastAsia="宋体" w:hAnsi="Times New Roman" w:hint="eastAsia"/>
          <w:bCs/>
          <w:sz w:val="28"/>
          <w:szCs w:val="28"/>
        </w:rPr>
        <w:t>、由已有工程机理知识、规范条文和工程资料中的风险描述整理得到风险机理条目；其中，风险机理条目至少包括风险机理</w:t>
      </w:r>
      <w:r>
        <w:rPr>
          <w:rFonts w:ascii="Times New Roman" w:eastAsia="宋体" w:hAnsi="Times New Roman" w:hint="eastAsia"/>
          <w:bCs/>
          <w:sz w:val="28"/>
          <w:szCs w:val="28"/>
        </w:rPr>
        <w:lastRenderedPageBreak/>
        <w:t>类型、适用工序、地质水文条件适用、触发条件表达、监测征兆表达、风险事件表达与证据需求中的一种或多种；而风险机理类型包括掌子面稳定性失效、支护结构失效、渗流突涌、过挖与地表沉降、施工装备故障以及装配连接失效中的一种或多种；风险机理条目还需在步骤</w:t>
      </w:r>
      <w:r>
        <w:rPr>
          <w:rFonts w:ascii="Times New Roman" w:eastAsia="宋体" w:hAnsi="Times New Roman" w:hint="eastAsia"/>
          <w:bCs/>
          <w:sz w:val="28"/>
          <w:szCs w:val="28"/>
        </w:rPr>
        <w:t>S44</w:t>
      </w:r>
      <w:r>
        <w:rPr>
          <w:rFonts w:ascii="Times New Roman" w:eastAsia="宋体" w:hAnsi="Times New Roman" w:hint="eastAsia"/>
          <w:bCs/>
          <w:sz w:val="28"/>
          <w:szCs w:val="28"/>
        </w:rPr>
        <w:t>中写入风险机理库。</w:t>
      </w:r>
    </w:p>
    <w:p w14:paraId="2B11AF43"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步骤</w:t>
      </w:r>
      <w:r>
        <w:rPr>
          <w:rFonts w:ascii="Times New Roman" w:eastAsia="宋体" w:hAnsi="Times New Roman" w:hint="eastAsia"/>
          <w:bCs/>
          <w:sz w:val="28"/>
          <w:szCs w:val="28"/>
        </w:rPr>
        <w:t>S42</w:t>
      </w:r>
      <w:r>
        <w:rPr>
          <w:rFonts w:ascii="Times New Roman" w:eastAsia="宋体" w:hAnsi="Times New Roman" w:hint="eastAsia"/>
          <w:bCs/>
          <w:sz w:val="28"/>
          <w:szCs w:val="28"/>
        </w:rPr>
        <w:t>、建立风险机理条目与步骤</w:t>
      </w:r>
      <w:r>
        <w:rPr>
          <w:rFonts w:ascii="Times New Roman" w:eastAsia="宋体" w:hAnsi="Times New Roman" w:hint="eastAsia"/>
          <w:bCs/>
          <w:sz w:val="28"/>
          <w:szCs w:val="28"/>
        </w:rPr>
        <w:t>S31</w:t>
      </w:r>
      <w:r>
        <w:rPr>
          <w:rFonts w:ascii="Times New Roman" w:eastAsia="宋体" w:hAnsi="Times New Roman" w:hint="eastAsia"/>
          <w:bCs/>
          <w:sz w:val="28"/>
          <w:szCs w:val="28"/>
        </w:rPr>
        <w:t>抽取解析得到的工序节点间的关联关系，并记录关联后的证据定位信息；其中，此处的证据定位信息需要指向步骤</w:t>
      </w:r>
      <w:r>
        <w:rPr>
          <w:rFonts w:ascii="Times New Roman" w:eastAsia="宋体" w:hAnsi="Times New Roman" w:hint="eastAsia"/>
          <w:bCs/>
          <w:sz w:val="28"/>
          <w:szCs w:val="28"/>
        </w:rPr>
        <w:t>S13</w:t>
      </w:r>
      <w:r>
        <w:rPr>
          <w:rFonts w:ascii="Times New Roman" w:eastAsia="宋体" w:hAnsi="Times New Roman" w:hint="eastAsia"/>
          <w:bCs/>
          <w:sz w:val="28"/>
          <w:szCs w:val="28"/>
        </w:rPr>
        <w:t>中形成的资料段标识，因此每一条风险机理条目关联到某一工序节点都可以回溯到原始资料。</w:t>
      </w:r>
    </w:p>
    <w:p w14:paraId="74AD8B97"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步骤</w:t>
      </w:r>
      <w:r>
        <w:rPr>
          <w:rFonts w:ascii="Times New Roman" w:eastAsia="宋体" w:hAnsi="Times New Roman" w:hint="eastAsia"/>
          <w:bCs/>
          <w:sz w:val="28"/>
          <w:szCs w:val="28"/>
        </w:rPr>
        <w:t>S43</w:t>
      </w:r>
      <w:r>
        <w:rPr>
          <w:rFonts w:ascii="Times New Roman" w:eastAsia="宋体" w:hAnsi="Times New Roman" w:hint="eastAsia"/>
          <w:bCs/>
          <w:sz w:val="28"/>
          <w:szCs w:val="28"/>
        </w:rPr>
        <w:t>、建立风险机理条目与状态参数描述及监测指标之间的关联关系；</w:t>
      </w:r>
    </w:p>
    <w:p w14:paraId="68099843"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步骤</w:t>
      </w:r>
      <w:r>
        <w:rPr>
          <w:rFonts w:ascii="Times New Roman" w:eastAsia="宋体" w:hAnsi="Times New Roman" w:hint="eastAsia"/>
          <w:bCs/>
          <w:sz w:val="28"/>
          <w:szCs w:val="28"/>
        </w:rPr>
        <w:t>S44</w:t>
      </w:r>
      <w:r>
        <w:rPr>
          <w:rFonts w:ascii="Times New Roman" w:eastAsia="宋体" w:hAnsi="Times New Roman" w:hint="eastAsia"/>
          <w:bCs/>
          <w:sz w:val="28"/>
          <w:szCs w:val="28"/>
        </w:rPr>
        <w:t>、将风险机理条目、风险机理条目与工序节点间关联关系、风险机理条目与状态参数描述及监测指标之间的关联关系进行写入存储，形成风险机理库，并对风险机理库进行版本化管理，记录风险机理库的来源、审核状态与更新日志。</w:t>
      </w:r>
    </w:p>
    <w:p w14:paraId="43166DA6"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该</w:t>
      </w:r>
      <w:r>
        <w:rPr>
          <w:rFonts w:ascii="Times New Roman" w:eastAsia="宋体" w:hAnsi="Times New Roman"/>
          <w:bCs/>
          <w:sz w:val="28"/>
          <w:szCs w:val="28"/>
        </w:rPr>
        <w:t>风险机理库不仅用于保存风险机理条目</w:t>
      </w:r>
      <w:r>
        <w:rPr>
          <w:rFonts w:ascii="Times New Roman" w:eastAsia="宋体" w:hAnsi="Times New Roman" w:hint="eastAsia"/>
          <w:bCs/>
          <w:sz w:val="28"/>
          <w:szCs w:val="28"/>
        </w:rPr>
        <w:t>，</w:t>
      </w:r>
      <w:r>
        <w:rPr>
          <w:rFonts w:ascii="Times New Roman" w:eastAsia="宋体" w:hAnsi="Times New Roman"/>
          <w:bCs/>
          <w:sz w:val="28"/>
          <w:szCs w:val="28"/>
        </w:rPr>
        <w:t>还作为步骤</w:t>
      </w:r>
      <w:r>
        <w:rPr>
          <w:rFonts w:ascii="Times New Roman" w:eastAsia="宋体" w:hAnsi="Times New Roman"/>
          <w:bCs/>
          <w:sz w:val="28"/>
          <w:szCs w:val="28"/>
        </w:rPr>
        <w:t>S55</w:t>
      </w:r>
      <w:r>
        <w:rPr>
          <w:rFonts w:ascii="Times New Roman" w:eastAsia="宋体" w:hAnsi="Times New Roman"/>
          <w:bCs/>
          <w:sz w:val="28"/>
          <w:szCs w:val="28"/>
        </w:rPr>
        <w:t>关系检索、规则一致性校验和后续风险结果追溯的机理侧依据</w:t>
      </w:r>
      <w:r>
        <w:rPr>
          <w:rFonts w:ascii="Times New Roman" w:eastAsia="宋体" w:hAnsi="Times New Roman" w:hint="eastAsia"/>
          <w:bCs/>
          <w:sz w:val="28"/>
          <w:szCs w:val="28"/>
        </w:rPr>
        <w:t>；因此，步骤</w:t>
      </w:r>
      <w:r>
        <w:rPr>
          <w:rFonts w:ascii="Times New Roman" w:eastAsia="宋体" w:hAnsi="Times New Roman" w:hint="eastAsia"/>
          <w:bCs/>
          <w:sz w:val="28"/>
          <w:szCs w:val="28"/>
        </w:rPr>
        <w:t>S55</w:t>
      </w:r>
      <w:r>
        <w:rPr>
          <w:rFonts w:ascii="Times New Roman" w:eastAsia="宋体" w:hAnsi="Times New Roman" w:hint="eastAsia"/>
          <w:bCs/>
          <w:sz w:val="28"/>
          <w:szCs w:val="28"/>
        </w:rPr>
        <w:t>中需要检索的风险机理条目均可直接从步骤</w:t>
      </w:r>
      <w:r>
        <w:rPr>
          <w:rFonts w:ascii="Times New Roman" w:eastAsia="宋体" w:hAnsi="Times New Roman" w:hint="eastAsia"/>
          <w:bCs/>
          <w:sz w:val="28"/>
          <w:szCs w:val="28"/>
        </w:rPr>
        <w:t>S44</w:t>
      </w:r>
      <w:r>
        <w:rPr>
          <w:rFonts w:ascii="Times New Roman" w:eastAsia="宋体" w:hAnsi="Times New Roman" w:hint="eastAsia"/>
          <w:bCs/>
          <w:sz w:val="28"/>
          <w:szCs w:val="28"/>
        </w:rPr>
        <w:t>形成的风险机理库中获取。</w:t>
      </w:r>
    </w:p>
    <w:p w14:paraId="6F259119"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步骤</w:t>
      </w:r>
      <w:r>
        <w:rPr>
          <w:rFonts w:ascii="Times New Roman" w:eastAsia="宋体" w:hAnsi="Times New Roman" w:hint="eastAsia"/>
          <w:bCs/>
          <w:sz w:val="28"/>
          <w:szCs w:val="28"/>
        </w:rPr>
        <w:t>S45</w:t>
      </w:r>
      <w:r>
        <w:rPr>
          <w:rFonts w:ascii="Times New Roman" w:eastAsia="宋体" w:hAnsi="Times New Roman" w:hint="eastAsia"/>
          <w:bCs/>
          <w:sz w:val="28"/>
          <w:szCs w:val="28"/>
        </w:rPr>
        <w:t>、对风险机理库的一致性与完整性进行校验。风险机理库的一致性与完整性包括触发条件解析、证据需求定位、关键工序节点覆盖。</w:t>
      </w:r>
    </w:p>
    <w:p w14:paraId="03E3AF60"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lastRenderedPageBreak/>
        <w:t>步骤</w:t>
      </w:r>
      <w:r>
        <w:rPr>
          <w:rFonts w:ascii="Times New Roman" w:eastAsia="宋体" w:hAnsi="Times New Roman" w:hint="eastAsia"/>
          <w:bCs/>
          <w:sz w:val="28"/>
          <w:szCs w:val="28"/>
        </w:rPr>
        <w:t>S5</w:t>
      </w:r>
      <w:r>
        <w:rPr>
          <w:rFonts w:ascii="Times New Roman" w:eastAsia="宋体" w:hAnsi="Times New Roman" w:hint="eastAsia"/>
          <w:bCs/>
          <w:sz w:val="28"/>
          <w:szCs w:val="28"/>
        </w:rPr>
        <w:t>、</w:t>
      </w:r>
      <w:r>
        <w:rPr>
          <w:rFonts w:ascii="Times New Roman" w:eastAsia="宋体" w:hAnsi="Times New Roman" w:hint="eastAsia"/>
          <w:bCs/>
          <w:sz w:val="28"/>
          <w:szCs w:val="28"/>
        </w:rPr>
        <w:t>利用风险机理库</w:t>
      </w:r>
      <w:r>
        <w:rPr>
          <w:rFonts w:ascii="Times New Roman" w:eastAsia="宋体" w:hAnsi="Times New Roman" w:hint="eastAsia"/>
          <w:bCs/>
          <w:sz w:val="28"/>
          <w:szCs w:val="28"/>
        </w:rPr>
        <w:t>构建检索证据库并处理，基于预训练的大语言模型对站隧一体化施工工序模型执行启发式推理，得到模型输出结果；基于模型输出结果形成标准化风险记录，基于标准化风险记录生成工序风险关联图谱；具体是基于预训练的大语言模型对写入的站隧一体化施工工序模型内的工序节点执行机理驱动启发式推理，并结合检索增强检索证据，也即结合检索增强从风险机理库、规范标准库与类比工程案例库中检索证据，输出风险源、风险因素、风险事件、风险要素关系、证据定位信息与模型置信度，进而形成标准化风险记录，并基于标准化风险记录生成工序风险关联图谱；该步骤的具体实施方式包括：</w:t>
      </w:r>
    </w:p>
    <w:p w14:paraId="50CBB929"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步骤</w:t>
      </w:r>
      <w:r>
        <w:rPr>
          <w:rFonts w:ascii="Times New Roman" w:eastAsia="宋体" w:hAnsi="Times New Roman" w:hint="eastAsia"/>
          <w:bCs/>
          <w:sz w:val="28"/>
          <w:szCs w:val="28"/>
        </w:rPr>
        <w:t>S51</w:t>
      </w:r>
      <w:r>
        <w:rPr>
          <w:rFonts w:ascii="Times New Roman" w:eastAsia="宋体" w:hAnsi="Times New Roman" w:hint="eastAsia"/>
          <w:bCs/>
          <w:sz w:val="28"/>
          <w:szCs w:val="28"/>
        </w:rPr>
        <w:t>、借用适配中文工程文本理解的预训练大语言模型，并为预训练大语言模型配置推理提示模板；其中，推理提示模板用于明确告诉模型当前要分析的是哪一个工序节点，还用于明确告诉模型推理时必须同时参考工序节点描述、状态参数、依赖关系记录、风险机理条目和检索证据，并要求模型按照统一字段输出结果；统一字段则至少包括工序节点标识、风险源、风险因素、风险事件、风险要素关系、证据定位信息与模型置信度。通过该设置，步骤</w:t>
      </w:r>
      <w:r>
        <w:rPr>
          <w:rFonts w:ascii="Times New Roman" w:eastAsia="宋体" w:hAnsi="Times New Roman" w:hint="eastAsia"/>
          <w:bCs/>
          <w:sz w:val="28"/>
          <w:szCs w:val="28"/>
        </w:rPr>
        <w:t>S57</w:t>
      </w:r>
      <w:r>
        <w:rPr>
          <w:rFonts w:ascii="Times New Roman" w:eastAsia="宋体" w:hAnsi="Times New Roman" w:hint="eastAsia"/>
          <w:bCs/>
          <w:sz w:val="28"/>
          <w:szCs w:val="28"/>
        </w:rPr>
        <w:t>得到的模型输出结果可直接在步骤</w:t>
      </w:r>
      <w:r>
        <w:rPr>
          <w:rFonts w:ascii="Times New Roman" w:eastAsia="宋体" w:hAnsi="Times New Roman" w:hint="eastAsia"/>
          <w:bCs/>
          <w:sz w:val="28"/>
          <w:szCs w:val="28"/>
        </w:rPr>
        <w:t>S58</w:t>
      </w:r>
      <w:r>
        <w:rPr>
          <w:rFonts w:ascii="Times New Roman" w:eastAsia="宋体" w:hAnsi="Times New Roman" w:hint="eastAsia"/>
          <w:bCs/>
          <w:sz w:val="28"/>
          <w:szCs w:val="28"/>
        </w:rPr>
        <w:t>中进行字段校验和补全。</w:t>
      </w:r>
    </w:p>
    <w:p w14:paraId="43C89ABC"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而所使用的预训练大语言模型是指在庞大的通用语料库上训练得到的具备丰富世界知识、逻辑能力和语言能力的大语言模型，例如最著名的</w:t>
      </w:r>
      <w:r>
        <w:rPr>
          <w:rFonts w:ascii="Times New Roman" w:eastAsia="宋体" w:hAnsi="Times New Roman" w:hint="eastAsia"/>
          <w:bCs/>
          <w:sz w:val="28"/>
          <w:szCs w:val="28"/>
        </w:rPr>
        <w:t>GPT</w:t>
      </w:r>
      <w:r>
        <w:rPr>
          <w:rFonts w:ascii="Times New Roman" w:eastAsia="宋体" w:hAnsi="Times New Roman" w:hint="eastAsia"/>
          <w:bCs/>
          <w:sz w:val="28"/>
          <w:szCs w:val="28"/>
        </w:rPr>
        <w:t>（</w:t>
      </w:r>
      <w:r>
        <w:rPr>
          <w:rFonts w:ascii="Times New Roman" w:eastAsia="宋体" w:hAnsi="Times New Roman" w:hint="eastAsia"/>
          <w:bCs/>
          <w:sz w:val="28"/>
          <w:szCs w:val="28"/>
        </w:rPr>
        <w:t>Generative Pre-trained Transformer</w:t>
      </w:r>
      <w:r>
        <w:rPr>
          <w:rFonts w:ascii="Times New Roman" w:eastAsia="宋体" w:hAnsi="Times New Roman" w:hint="eastAsia"/>
          <w:bCs/>
          <w:sz w:val="28"/>
          <w:szCs w:val="28"/>
        </w:rPr>
        <w:t>）模型就是预训练大语言模型；换言之，所有真正具有使用价值的大语言模型其实都是</w:t>
      </w:r>
      <w:r>
        <w:rPr>
          <w:rFonts w:ascii="Times New Roman" w:eastAsia="宋体" w:hAnsi="Times New Roman" w:hint="eastAsia"/>
          <w:bCs/>
          <w:sz w:val="28"/>
          <w:szCs w:val="28"/>
        </w:rPr>
        <w:lastRenderedPageBreak/>
        <w:t>“预训练大语言模型”，其对应的概念是只有模型结构而没有内蕴知识的模型。本方法所用的预训练大语言模型也可以指在专门的数据集上微调过的模型，也就是没经过训练，权重还是无意义的初始值的模型壳子，以现在大语言模型的能力，即便不在领域专门数据集上进行微调，其性能也足以胜任风险识别和评估这类非复杂性的逻辑推理任务。</w:t>
      </w:r>
    </w:p>
    <w:p w14:paraId="328B3815"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步骤</w:t>
      </w:r>
      <w:r>
        <w:rPr>
          <w:rFonts w:ascii="Times New Roman" w:eastAsia="宋体" w:hAnsi="Times New Roman" w:hint="eastAsia"/>
          <w:bCs/>
          <w:sz w:val="28"/>
          <w:szCs w:val="28"/>
        </w:rPr>
        <w:t>S52</w:t>
      </w:r>
      <w:r>
        <w:rPr>
          <w:rFonts w:ascii="Times New Roman" w:eastAsia="宋体" w:hAnsi="Times New Roman" w:hint="eastAsia"/>
          <w:bCs/>
          <w:sz w:val="28"/>
          <w:szCs w:val="28"/>
        </w:rPr>
        <w:t>、构建用于检索增强的检索证据库；其中，检索证据库包括风险机理库、规范标准库与类比工程案例库；</w:t>
      </w:r>
      <w:r>
        <w:rPr>
          <w:rFonts w:ascii="Times New Roman" w:eastAsia="宋体" w:hAnsi="Times New Roman"/>
          <w:bCs/>
          <w:sz w:val="28"/>
          <w:szCs w:val="28"/>
        </w:rPr>
        <w:t>规范标准库</w:t>
      </w:r>
      <w:r>
        <w:rPr>
          <w:rFonts w:ascii="Times New Roman" w:eastAsia="宋体" w:hAnsi="Times New Roman" w:hint="eastAsia"/>
          <w:bCs/>
          <w:sz w:val="28"/>
          <w:szCs w:val="28"/>
        </w:rPr>
        <w:t>则是</w:t>
      </w:r>
      <w:r>
        <w:rPr>
          <w:rFonts w:ascii="Times New Roman" w:eastAsia="宋体" w:hAnsi="Times New Roman"/>
          <w:bCs/>
          <w:sz w:val="28"/>
          <w:szCs w:val="28"/>
        </w:rPr>
        <w:t>由现行规范、标准条文和通用约束规则整理形成</w:t>
      </w:r>
      <w:r>
        <w:rPr>
          <w:rFonts w:ascii="Times New Roman" w:eastAsia="宋体" w:hAnsi="Times New Roman" w:hint="eastAsia"/>
          <w:bCs/>
          <w:sz w:val="28"/>
          <w:szCs w:val="28"/>
        </w:rPr>
        <w:t>；类比工程案例库包括盾构、顶管、暗挖、扩挖及地下工程风险案例；</w:t>
      </w:r>
      <w:r>
        <w:rPr>
          <w:rFonts w:ascii="Times New Roman" w:eastAsia="宋体" w:hAnsi="Times New Roman" w:hint="eastAsia"/>
          <w:bCs/>
          <w:sz w:val="28"/>
          <w:szCs w:val="28"/>
        </w:rPr>
        <w:t xml:space="preserve"> </w:t>
      </w:r>
    </w:p>
    <w:p w14:paraId="21F33D78"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步骤</w:t>
      </w:r>
      <w:r>
        <w:rPr>
          <w:rFonts w:ascii="Times New Roman" w:eastAsia="宋体" w:hAnsi="Times New Roman" w:hint="eastAsia"/>
          <w:bCs/>
          <w:sz w:val="28"/>
          <w:szCs w:val="28"/>
        </w:rPr>
        <w:t>S53</w:t>
      </w:r>
      <w:r>
        <w:rPr>
          <w:rFonts w:ascii="Times New Roman" w:eastAsia="宋体" w:hAnsi="Times New Roman" w:hint="eastAsia"/>
          <w:bCs/>
          <w:sz w:val="28"/>
          <w:szCs w:val="28"/>
        </w:rPr>
        <w:t>、对检索证据库进行向量化处理并建立向量相似度检索，同时建立关键词倒排索引用于</w:t>
      </w:r>
      <w:r>
        <w:rPr>
          <w:rFonts w:ascii="Times New Roman" w:eastAsia="宋体" w:hAnsi="Times New Roman" w:hint="eastAsia"/>
          <w:bCs/>
          <w:sz w:val="28"/>
          <w:szCs w:val="28"/>
        </w:rPr>
        <w:t>BM25</w:t>
      </w:r>
      <w:r>
        <w:rPr>
          <w:rFonts w:ascii="Times New Roman" w:eastAsia="宋体" w:hAnsi="Times New Roman" w:hint="eastAsia"/>
          <w:bCs/>
          <w:sz w:val="28"/>
          <w:szCs w:val="28"/>
        </w:rPr>
        <w:t>关键词检索；</w:t>
      </w:r>
    </w:p>
    <w:p w14:paraId="0B89F525"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步骤</w:t>
      </w:r>
      <w:r>
        <w:rPr>
          <w:rFonts w:ascii="Times New Roman" w:eastAsia="宋体" w:hAnsi="Times New Roman" w:hint="eastAsia"/>
          <w:bCs/>
          <w:sz w:val="28"/>
          <w:szCs w:val="28"/>
        </w:rPr>
        <w:t>S54</w:t>
      </w:r>
      <w:r>
        <w:rPr>
          <w:rFonts w:ascii="Times New Roman" w:eastAsia="宋体" w:hAnsi="Times New Roman" w:hint="eastAsia"/>
          <w:bCs/>
          <w:sz w:val="28"/>
          <w:szCs w:val="28"/>
        </w:rPr>
        <w:t>、执行</w:t>
      </w:r>
      <w:r>
        <w:rPr>
          <w:rFonts w:ascii="Times New Roman" w:eastAsia="宋体" w:hAnsi="Times New Roman" w:hint="eastAsia"/>
          <w:bCs/>
          <w:sz w:val="28"/>
          <w:szCs w:val="28"/>
        </w:rPr>
        <w:t>BM25</w:t>
      </w:r>
      <w:r>
        <w:rPr>
          <w:rFonts w:ascii="Times New Roman" w:eastAsia="宋体" w:hAnsi="Times New Roman" w:hint="eastAsia"/>
          <w:bCs/>
          <w:sz w:val="28"/>
          <w:szCs w:val="28"/>
        </w:rPr>
        <w:t>关键词检索与向量相似度检索，计算综合得分后，得到</w:t>
      </w:r>
      <w:r>
        <w:rPr>
          <w:rFonts w:ascii="Times New Roman" w:eastAsia="宋体" w:hAnsi="Times New Roman" w:hint="eastAsia"/>
          <w:bCs/>
          <w:sz w:val="28"/>
          <w:szCs w:val="28"/>
        </w:rPr>
        <w:t>Top-K</w:t>
      </w:r>
      <w:r>
        <w:rPr>
          <w:rFonts w:ascii="Times New Roman" w:eastAsia="宋体" w:hAnsi="Times New Roman" w:hint="eastAsia"/>
          <w:bCs/>
          <w:sz w:val="28"/>
          <w:szCs w:val="28"/>
        </w:rPr>
        <w:t>候选证据片段；</w:t>
      </w:r>
    </w:p>
    <w:p w14:paraId="468E4A08"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步骤</w:t>
      </w:r>
      <w:r>
        <w:rPr>
          <w:rFonts w:ascii="Times New Roman" w:eastAsia="宋体" w:hAnsi="Times New Roman" w:hint="eastAsia"/>
          <w:bCs/>
          <w:sz w:val="28"/>
          <w:szCs w:val="28"/>
        </w:rPr>
        <w:t>S55</w:t>
      </w:r>
      <w:r>
        <w:rPr>
          <w:rFonts w:ascii="Times New Roman" w:eastAsia="宋体" w:hAnsi="Times New Roman" w:hint="eastAsia"/>
          <w:bCs/>
          <w:sz w:val="28"/>
          <w:szCs w:val="28"/>
        </w:rPr>
        <w:t>、基于站隧一体化施工工序模型中已记录的工序节点之间的时间先后关系、资源依赖关系和受力依赖关系，以及风险机理库中已建立的风险机理条目与工序节点之间的关联关系执行关系检索，获取与当前工序节点对应的风险机理条目、前后关联工序节点及相关依赖关系记录；其中，该风险机理条目来自步骤</w:t>
      </w:r>
      <w:r>
        <w:rPr>
          <w:rFonts w:ascii="Times New Roman" w:eastAsia="宋体" w:hAnsi="Times New Roman" w:hint="eastAsia"/>
          <w:bCs/>
          <w:sz w:val="28"/>
          <w:szCs w:val="28"/>
        </w:rPr>
        <w:t>S44</w:t>
      </w:r>
      <w:r>
        <w:rPr>
          <w:rFonts w:ascii="Times New Roman" w:eastAsia="宋体" w:hAnsi="Times New Roman" w:hint="eastAsia"/>
          <w:bCs/>
          <w:sz w:val="28"/>
          <w:szCs w:val="28"/>
        </w:rPr>
        <w:t>形成的风险机理库。</w:t>
      </w:r>
    </w:p>
    <w:p w14:paraId="5BBAFA95"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步骤</w:t>
      </w:r>
      <w:r>
        <w:rPr>
          <w:rFonts w:ascii="Times New Roman" w:eastAsia="宋体" w:hAnsi="Times New Roman" w:hint="eastAsia"/>
          <w:bCs/>
          <w:sz w:val="28"/>
          <w:szCs w:val="28"/>
        </w:rPr>
        <w:t>S56</w:t>
      </w:r>
      <w:r>
        <w:rPr>
          <w:rFonts w:ascii="Times New Roman" w:eastAsia="宋体" w:hAnsi="Times New Roman" w:hint="eastAsia"/>
          <w:bCs/>
          <w:sz w:val="28"/>
          <w:szCs w:val="28"/>
        </w:rPr>
        <w:t>、</w:t>
      </w:r>
      <w:r>
        <w:rPr>
          <w:rFonts w:ascii="Times New Roman" w:eastAsia="宋体" w:hAnsi="Times New Roman"/>
          <w:bCs/>
          <w:sz w:val="28"/>
          <w:szCs w:val="28"/>
        </w:rPr>
        <w:t>基于</w:t>
      </w:r>
      <w:r>
        <w:rPr>
          <w:rFonts w:ascii="Times New Roman" w:eastAsia="宋体" w:hAnsi="Times New Roman"/>
          <w:bCs/>
          <w:sz w:val="28"/>
          <w:szCs w:val="28"/>
        </w:rPr>
        <w:t>Top-K</w:t>
      </w:r>
      <w:r>
        <w:rPr>
          <w:rFonts w:ascii="Times New Roman" w:eastAsia="宋体" w:hAnsi="Times New Roman"/>
          <w:bCs/>
          <w:sz w:val="28"/>
          <w:szCs w:val="28"/>
        </w:rPr>
        <w:t>候选证据片段</w:t>
      </w:r>
      <w:r>
        <w:rPr>
          <w:rFonts w:ascii="Times New Roman" w:eastAsia="宋体" w:hAnsi="Times New Roman" w:hint="eastAsia"/>
          <w:bCs/>
          <w:sz w:val="28"/>
          <w:szCs w:val="28"/>
        </w:rPr>
        <w:t>，</w:t>
      </w:r>
      <w:r>
        <w:rPr>
          <w:rFonts w:ascii="Times New Roman" w:eastAsia="宋体" w:hAnsi="Times New Roman"/>
          <w:bCs/>
          <w:sz w:val="28"/>
          <w:szCs w:val="28"/>
        </w:rPr>
        <w:t>按综合得分选取检索证据</w:t>
      </w:r>
      <w:r>
        <w:rPr>
          <w:rFonts w:ascii="Times New Roman" w:eastAsia="宋体" w:hAnsi="Times New Roman" w:hint="eastAsia"/>
          <w:bCs/>
          <w:sz w:val="28"/>
          <w:szCs w:val="28"/>
        </w:rPr>
        <w:t>库，并将工序节点描述、状态参数描述、受力依赖关系、风险机理条</w:t>
      </w:r>
      <w:r>
        <w:rPr>
          <w:rFonts w:ascii="Times New Roman" w:eastAsia="宋体" w:hAnsi="Times New Roman" w:hint="eastAsia"/>
          <w:bCs/>
          <w:sz w:val="28"/>
          <w:szCs w:val="28"/>
        </w:rPr>
        <w:lastRenderedPageBreak/>
        <w:t>目和检索证据库组装为模型输入上下文；其中，工序节点描述来自步骤</w:t>
      </w:r>
      <w:r>
        <w:rPr>
          <w:rFonts w:ascii="Times New Roman" w:eastAsia="宋体" w:hAnsi="Times New Roman" w:hint="eastAsia"/>
          <w:bCs/>
          <w:sz w:val="28"/>
          <w:szCs w:val="28"/>
        </w:rPr>
        <w:t>S31</w:t>
      </w:r>
      <w:r>
        <w:rPr>
          <w:rFonts w:ascii="Times New Roman" w:eastAsia="宋体" w:hAnsi="Times New Roman" w:hint="eastAsia"/>
          <w:bCs/>
          <w:sz w:val="28"/>
          <w:szCs w:val="28"/>
        </w:rPr>
        <w:t>，状态参数描述来自步骤</w:t>
      </w:r>
      <w:r>
        <w:rPr>
          <w:rFonts w:ascii="Times New Roman" w:eastAsia="宋体" w:hAnsi="Times New Roman" w:hint="eastAsia"/>
          <w:bCs/>
          <w:sz w:val="28"/>
          <w:szCs w:val="28"/>
        </w:rPr>
        <w:t>S33</w:t>
      </w:r>
      <w:r>
        <w:rPr>
          <w:rFonts w:ascii="Times New Roman" w:eastAsia="宋体" w:hAnsi="Times New Roman" w:hint="eastAsia"/>
          <w:bCs/>
          <w:sz w:val="28"/>
          <w:szCs w:val="28"/>
        </w:rPr>
        <w:t>，受力依赖关系来自步骤</w:t>
      </w:r>
      <w:r>
        <w:rPr>
          <w:rFonts w:ascii="Times New Roman" w:eastAsia="宋体" w:hAnsi="Times New Roman" w:hint="eastAsia"/>
          <w:bCs/>
          <w:sz w:val="28"/>
          <w:szCs w:val="28"/>
        </w:rPr>
        <w:t>S34</w:t>
      </w:r>
      <w:r>
        <w:rPr>
          <w:rFonts w:ascii="Times New Roman" w:eastAsia="宋体" w:hAnsi="Times New Roman" w:hint="eastAsia"/>
          <w:bCs/>
          <w:sz w:val="28"/>
          <w:szCs w:val="28"/>
        </w:rPr>
        <w:t>，风险机理条目来自步骤</w:t>
      </w:r>
      <w:r>
        <w:rPr>
          <w:rFonts w:ascii="Times New Roman" w:eastAsia="宋体" w:hAnsi="Times New Roman" w:hint="eastAsia"/>
          <w:bCs/>
          <w:sz w:val="28"/>
          <w:szCs w:val="28"/>
        </w:rPr>
        <w:t>S44</w:t>
      </w:r>
      <w:r>
        <w:rPr>
          <w:rFonts w:ascii="Times New Roman" w:eastAsia="宋体" w:hAnsi="Times New Roman" w:hint="eastAsia"/>
          <w:bCs/>
          <w:sz w:val="28"/>
          <w:szCs w:val="28"/>
        </w:rPr>
        <w:t>，检索证据来自步骤</w:t>
      </w:r>
      <w:r>
        <w:rPr>
          <w:rFonts w:ascii="Times New Roman" w:eastAsia="宋体" w:hAnsi="Times New Roman" w:hint="eastAsia"/>
          <w:bCs/>
          <w:sz w:val="28"/>
          <w:szCs w:val="28"/>
        </w:rPr>
        <w:t>S54</w:t>
      </w:r>
      <w:r>
        <w:rPr>
          <w:rFonts w:ascii="Times New Roman" w:eastAsia="宋体" w:hAnsi="Times New Roman" w:hint="eastAsia"/>
          <w:bCs/>
          <w:sz w:val="28"/>
          <w:szCs w:val="28"/>
        </w:rPr>
        <w:t>。</w:t>
      </w:r>
    </w:p>
    <w:p w14:paraId="2F2C12A0"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步骤</w:t>
      </w:r>
      <w:r>
        <w:rPr>
          <w:rFonts w:ascii="Times New Roman" w:eastAsia="宋体" w:hAnsi="Times New Roman" w:hint="eastAsia"/>
          <w:bCs/>
          <w:sz w:val="28"/>
          <w:szCs w:val="28"/>
        </w:rPr>
        <w:t>S57</w:t>
      </w:r>
      <w:r>
        <w:rPr>
          <w:rFonts w:ascii="Times New Roman" w:eastAsia="宋体" w:hAnsi="Times New Roman" w:hint="eastAsia"/>
          <w:bCs/>
          <w:sz w:val="28"/>
          <w:szCs w:val="28"/>
        </w:rPr>
        <w:t>、调用预训练大语言模型</w:t>
      </w:r>
      <w:r>
        <w:rPr>
          <w:rFonts w:ascii="Times New Roman" w:eastAsia="宋体" w:hAnsi="Times New Roman"/>
          <w:bCs/>
          <w:sz w:val="28"/>
          <w:szCs w:val="28"/>
        </w:rPr>
        <w:t>在</w:t>
      </w:r>
      <w:r>
        <w:rPr>
          <w:rFonts w:ascii="Times New Roman" w:eastAsia="宋体" w:hAnsi="Times New Roman" w:hint="eastAsia"/>
          <w:bCs/>
          <w:sz w:val="28"/>
          <w:szCs w:val="28"/>
        </w:rPr>
        <w:t>模型输入上下文约束下进行启发式推理，输出与</w:t>
      </w:r>
      <w:r>
        <w:rPr>
          <w:rFonts w:ascii="Times New Roman" w:eastAsia="宋体" w:hAnsi="Times New Roman"/>
          <w:bCs/>
          <w:sz w:val="28"/>
          <w:szCs w:val="28"/>
        </w:rPr>
        <w:t>当前</w:t>
      </w:r>
      <w:r>
        <w:rPr>
          <w:rFonts w:ascii="Times New Roman" w:eastAsia="宋体" w:hAnsi="Times New Roman" w:hint="eastAsia"/>
          <w:bCs/>
          <w:sz w:val="28"/>
          <w:szCs w:val="28"/>
        </w:rPr>
        <w:t>工序节点绑定的</w:t>
      </w:r>
      <w:r>
        <w:rPr>
          <w:rFonts w:ascii="Times New Roman" w:eastAsia="宋体" w:hAnsi="Times New Roman"/>
          <w:bCs/>
          <w:sz w:val="28"/>
          <w:szCs w:val="28"/>
        </w:rPr>
        <w:t>模型输出结果</w:t>
      </w:r>
      <w:r>
        <w:rPr>
          <w:rFonts w:ascii="Times New Roman" w:eastAsia="宋体" w:hAnsi="Times New Roman" w:hint="eastAsia"/>
          <w:bCs/>
          <w:sz w:val="28"/>
          <w:szCs w:val="28"/>
        </w:rPr>
        <w:t>；其中，</w:t>
      </w:r>
      <w:r>
        <w:rPr>
          <w:rFonts w:ascii="Times New Roman" w:eastAsia="宋体" w:hAnsi="Times New Roman"/>
          <w:bCs/>
          <w:sz w:val="28"/>
          <w:szCs w:val="28"/>
        </w:rPr>
        <w:t>模型输出结果包括</w:t>
      </w:r>
      <w:r>
        <w:rPr>
          <w:rFonts w:ascii="Times New Roman" w:eastAsia="宋体" w:hAnsi="Times New Roman" w:hint="eastAsia"/>
          <w:bCs/>
          <w:sz w:val="28"/>
          <w:szCs w:val="28"/>
        </w:rPr>
        <w:t>风险源、风险因素、风险事件及风险要素关系、证据定位信息与模型置信度。</w:t>
      </w:r>
    </w:p>
    <w:p w14:paraId="2F532B06"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bCs/>
          <w:sz w:val="28"/>
          <w:szCs w:val="28"/>
        </w:rPr>
        <w:t>可选的</w:t>
      </w:r>
      <w:r>
        <w:rPr>
          <w:rFonts w:ascii="Times New Roman" w:eastAsia="宋体" w:hAnsi="Times New Roman" w:hint="eastAsia"/>
          <w:bCs/>
          <w:sz w:val="28"/>
          <w:szCs w:val="28"/>
        </w:rPr>
        <w:t>，</w:t>
      </w:r>
      <w:r>
        <w:rPr>
          <w:rFonts w:ascii="Times New Roman" w:eastAsia="宋体" w:hAnsi="Times New Roman"/>
          <w:bCs/>
          <w:sz w:val="28"/>
          <w:szCs w:val="28"/>
        </w:rPr>
        <w:t>在步骤</w:t>
      </w:r>
      <w:r>
        <w:rPr>
          <w:rFonts w:ascii="Times New Roman" w:eastAsia="宋体" w:hAnsi="Times New Roman"/>
          <w:bCs/>
          <w:sz w:val="28"/>
          <w:szCs w:val="28"/>
        </w:rPr>
        <w:t>S57</w:t>
      </w:r>
      <w:r>
        <w:rPr>
          <w:rFonts w:ascii="Times New Roman" w:eastAsia="宋体" w:hAnsi="Times New Roman"/>
          <w:bCs/>
          <w:sz w:val="28"/>
          <w:szCs w:val="28"/>
        </w:rPr>
        <w:t>之前还包括</w:t>
      </w:r>
      <w:r>
        <w:rPr>
          <w:rFonts w:ascii="Times New Roman" w:eastAsia="宋体" w:hAnsi="Times New Roman" w:hint="eastAsia"/>
          <w:bCs/>
          <w:sz w:val="28"/>
          <w:szCs w:val="28"/>
        </w:rPr>
        <w:t>：</w:t>
      </w:r>
    </w:p>
    <w:p w14:paraId="751D066C"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bCs/>
          <w:sz w:val="28"/>
          <w:szCs w:val="28"/>
        </w:rPr>
        <w:t>步骤</w:t>
      </w:r>
      <w:r>
        <w:rPr>
          <w:rFonts w:ascii="Times New Roman" w:eastAsia="宋体" w:hAnsi="Times New Roman"/>
          <w:bCs/>
          <w:sz w:val="28"/>
          <w:szCs w:val="28"/>
        </w:rPr>
        <w:t>S56</w:t>
      </w:r>
      <w:r>
        <w:rPr>
          <w:rFonts w:ascii="Times New Roman" w:eastAsia="宋体" w:hAnsi="Times New Roman" w:hint="eastAsia"/>
          <w:bCs/>
          <w:sz w:val="28"/>
          <w:szCs w:val="28"/>
        </w:rPr>
        <w:t>’、</w:t>
      </w:r>
      <w:r>
        <w:rPr>
          <w:rFonts w:ascii="Times New Roman" w:eastAsia="宋体" w:hAnsi="Times New Roman"/>
          <w:bCs/>
          <w:sz w:val="28"/>
          <w:szCs w:val="28"/>
        </w:rPr>
        <w:t>基于专家复核结果或合成样本对预训练大语言模型采用低秩适应技术进行微调</w:t>
      </w:r>
      <w:r>
        <w:rPr>
          <w:rFonts w:ascii="Times New Roman" w:eastAsia="宋体" w:hAnsi="Times New Roman" w:hint="eastAsia"/>
          <w:bCs/>
          <w:sz w:val="28"/>
          <w:szCs w:val="28"/>
        </w:rPr>
        <w:t>，</w:t>
      </w:r>
      <w:r>
        <w:rPr>
          <w:rFonts w:ascii="Times New Roman" w:eastAsia="宋体" w:hAnsi="Times New Roman"/>
          <w:bCs/>
          <w:sz w:val="28"/>
          <w:szCs w:val="28"/>
        </w:rPr>
        <w:t>得到</w:t>
      </w:r>
      <w:r>
        <w:rPr>
          <w:rFonts w:ascii="Times New Roman" w:eastAsia="宋体" w:hAnsi="Times New Roman" w:hint="eastAsia"/>
          <w:bCs/>
          <w:sz w:val="28"/>
          <w:szCs w:val="28"/>
        </w:rPr>
        <w:t>微调</w:t>
      </w:r>
      <w:r>
        <w:rPr>
          <w:rFonts w:ascii="Times New Roman" w:eastAsia="宋体" w:hAnsi="Times New Roman"/>
          <w:bCs/>
          <w:sz w:val="28"/>
          <w:szCs w:val="28"/>
        </w:rPr>
        <w:t>后的预训练大语言模型；步骤</w:t>
      </w:r>
      <w:r>
        <w:rPr>
          <w:rFonts w:ascii="Times New Roman" w:eastAsia="宋体" w:hAnsi="Times New Roman"/>
          <w:bCs/>
          <w:sz w:val="28"/>
          <w:szCs w:val="28"/>
        </w:rPr>
        <w:t>S57</w:t>
      </w:r>
      <w:r>
        <w:rPr>
          <w:rFonts w:ascii="Times New Roman" w:eastAsia="宋体" w:hAnsi="Times New Roman"/>
          <w:bCs/>
          <w:sz w:val="28"/>
          <w:szCs w:val="28"/>
        </w:rPr>
        <w:t>中调用的预训练大语言模型为预训练大语言模型或</w:t>
      </w:r>
      <w:r>
        <w:rPr>
          <w:rFonts w:ascii="Times New Roman" w:eastAsia="宋体" w:hAnsi="Times New Roman" w:hint="eastAsia"/>
          <w:bCs/>
          <w:sz w:val="28"/>
          <w:szCs w:val="28"/>
        </w:rPr>
        <w:t>微调</w:t>
      </w:r>
      <w:r>
        <w:rPr>
          <w:rFonts w:ascii="Times New Roman" w:eastAsia="宋体" w:hAnsi="Times New Roman"/>
          <w:bCs/>
          <w:sz w:val="28"/>
          <w:szCs w:val="28"/>
        </w:rPr>
        <w:t>后的预训练大语言模型。</w:t>
      </w:r>
    </w:p>
    <w:p w14:paraId="04FD5A78"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步骤</w:t>
      </w:r>
      <w:r>
        <w:rPr>
          <w:rFonts w:ascii="Times New Roman" w:eastAsia="宋体" w:hAnsi="Times New Roman" w:hint="eastAsia"/>
          <w:bCs/>
          <w:sz w:val="28"/>
          <w:szCs w:val="28"/>
        </w:rPr>
        <w:t>S58</w:t>
      </w:r>
      <w:r>
        <w:rPr>
          <w:rFonts w:ascii="Times New Roman" w:eastAsia="宋体" w:hAnsi="Times New Roman" w:hint="eastAsia"/>
          <w:bCs/>
          <w:sz w:val="28"/>
          <w:szCs w:val="28"/>
        </w:rPr>
        <w:t>、对模型输出结果进行结构化格式校验、缺失字段补全和字段名称统一，形成标准化风险记录；其中，标准化风险记录至少包括工序节点标识、风险源、风险因素、风险事件、风险要素关系、证据定位信息与模型置信度；此处的工序节点标识用于将风险结果绑定到具体工序节点，证据定位信息用于指向步骤</w:t>
      </w:r>
      <w:r>
        <w:rPr>
          <w:rFonts w:ascii="Times New Roman" w:eastAsia="宋体" w:hAnsi="Times New Roman" w:hint="eastAsia"/>
          <w:bCs/>
          <w:sz w:val="28"/>
          <w:szCs w:val="28"/>
        </w:rPr>
        <w:t>S13</w:t>
      </w:r>
      <w:r>
        <w:rPr>
          <w:rFonts w:ascii="Times New Roman" w:eastAsia="宋体" w:hAnsi="Times New Roman" w:hint="eastAsia"/>
          <w:bCs/>
          <w:sz w:val="28"/>
          <w:szCs w:val="28"/>
        </w:rPr>
        <w:t>中形成的资料段标识，模型置信度用于表示当前记录的可信程度；不符合字段要求的记录进入人工复核队列，符合字段要求的记录作为步骤</w:t>
      </w:r>
      <w:r>
        <w:rPr>
          <w:rFonts w:ascii="Times New Roman" w:eastAsia="宋体" w:hAnsi="Times New Roman" w:hint="eastAsia"/>
          <w:bCs/>
          <w:sz w:val="28"/>
          <w:szCs w:val="28"/>
        </w:rPr>
        <w:t>S6</w:t>
      </w:r>
      <w:r>
        <w:rPr>
          <w:rFonts w:ascii="Times New Roman" w:eastAsia="宋体" w:hAnsi="Times New Roman" w:hint="eastAsia"/>
          <w:bCs/>
          <w:sz w:val="28"/>
          <w:szCs w:val="28"/>
        </w:rPr>
        <w:t>的直接输入。</w:t>
      </w:r>
    </w:p>
    <w:p w14:paraId="6FDF9D5D"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可选的，在步骤</w:t>
      </w:r>
      <w:r>
        <w:rPr>
          <w:rFonts w:ascii="Times New Roman" w:eastAsia="宋体" w:hAnsi="Times New Roman" w:hint="eastAsia"/>
          <w:bCs/>
          <w:sz w:val="28"/>
          <w:szCs w:val="28"/>
        </w:rPr>
        <w:t>S58</w:t>
      </w:r>
      <w:r>
        <w:rPr>
          <w:rFonts w:ascii="Times New Roman" w:eastAsia="宋体" w:hAnsi="Times New Roman" w:hint="eastAsia"/>
          <w:bCs/>
          <w:sz w:val="28"/>
          <w:szCs w:val="28"/>
        </w:rPr>
        <w:t>之后还可以包括：</w:t>
      </w:r>
    </w:p>
    <w:p w14:paraId="0BE50E39"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步骤</w:t>
      </w:r>
      <w:r>
        <w:rPr>
          <w:rFonts w:ascii="Times New Roman" w:eastAsia="宋体" w:hAnsi="Times New Roman" w:hint="eastAsia"/>
          <w:bCs/>
          <w:sz w:val="28"/>
          <w:szCs w:val="28"/>
        </w:rPr>
        <w:t>S59</w:t>
      </w:r>
      <w:r>
        <w:rPr>
          <w:rFonts w:ascii="Times New Roman" w:eastAsia="宋体" w:hAnsi="Times New Roman" w:hint="eastAsia"/>
          <w:bCs/>
          <w:sz w:val="28"/>
          <w:szCs w:val="28"/>
        </w:rPr>
        <w:t>、基于风险机理库与规范条文</w:t>
      </w:r>
      <w:r>
        <w:rPr>
          <w:rFonts w:ascii="Times New Roman" w:eastAsia="宋体" w:hAnsi="Times New Roman"/>
          <w:bCs/>
          <w:sz w:val="28"/>
          <w:szCs w:val="28"/>
        </w:rPr>
        <w:t>对标准化风险记录执行</w:t>
      </w:r>
      <w:r>
        <w:rPr>
          <w:rFonts w:ascii="Times New Roman" w:eastAsia="宋体" w:hAnsi="Times New Roman" w:hint="eastAsia"/>
          <w:bCs/>
          <w:sz w:val="28"/>
          <w:szCs w:val="28"/>
        </w:rPr>
        <w:t>规</w:t>
      </w:r>
      <w:r>
        <w:rPr>
          <w:rFonts w:ascii="Times New Roman" w:eastAsia="宋体" w:hAnsi="Times New Roman" w:hint="eastAsia"/>
          <w:bCs/>
          <w:sz w:val="28"/>
          <w:szCs w:val="28"/>
        </w:rPr>
        <w:lastRenderedPageBreak/>
        <w:t>则一致性校验，得到规则一致性校验结果；和</w:t>
      </w:r>
      <w:r>
        <w:rPr>
          <w:rFonts w:ascii="Times New Roman" w:eastAsia="宋体" w:hAnsi="Times New Roman" w:hint="eastAsia"/>
          <w:bCs/>
          <w:sz w:val="28"/>
          <w:szCs w:val="28"/>
        </w:rPr>
        <w:t>/</w:t>
      </w:r>
      <w:r>
        <w:rPr>
          <w:rFonts w:ascii="Times New Roman" w:eastAsia="宋体" w:hAnsi="Times New Roman" w:hint="eastAsia"/>
          <w:bCs/>
          <w:sz w:val="28"/>
          <w:szCs w:val="28"/>
        </w:rPr>
        <w:t>或，</w:t>
      </w:r>
    </w:p>
    <w:p w14:paraId="0D0205AA"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接入仿真、试验结果对</w:t>
      </w:r>
      <w:r>
        <w:rPr>
          <w:rFonts w:ascii="Times New Roman" w:eastAsia="宋体" w:hAnsi="Times New Roman"/>
          <w:bCs/>
          <w:sz w:val="28"/>
          <w:szCs w:val="28"/>
        </w:rPr>
        <w:t>标准化风险记录</w:t>
      </w:r>
      <w:r>
        <w:rPr>
          <w:rFonts w:ascii="Times New Roman" w:eastAsia="宋体" w:hAnsi="Times New Roman" w:hint="eastAsia"/>
          <w:bCs/>
          <w:sz w:val="28"/>
          <w:szCs w:val="28"/>
        </w:rPr>
        <w:t>进行约束校验，得到仿真约束校验结果；</w:t>
      </w:r>
    </w:p>
    <w:p w14:paraId="371C0140"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根据规则一致性校验结果和</w:t>
      </w:r>
      <w:r>
        <w:rPr>
          <w:rFonts w:ascii="Times New Roman" w:eastAsia="宋体" w:hAnsi="Times New Roman" w:hint="eastAsia"/>
          <w:bCs/>
          <w:sz w:val="28"/>
          <w:szCs w:val="28"/>
        </w:rPr>
        <w:t>/</w:t>
      </w:r>
      <w:r>
        <w:rPr>
          <w:rFonts w:ascii="Times New Roman" w:eastAsia="宋体" w:hAnsi="Times New Roman" w:hint="eastAsia"/>
          <w:bCs/>
          <w:sz w:val="28"/>
          <w:szCs w:val="28"/>
        </w:rPr>
        <w:t>或仿真约束校验结果，修正模型置信度。</w:t>
      </w:r>
    </w:p>
    <w:p w14:paraId="4868B7AF"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步骤</w:t>
      </w:r>
      <w:r>
        <w:rPr>
          <w:rFonts w:ascii="Times New Roman" w:eastAsia="宋体" w:hAnsi="Times New Roman" w:hint="eastAsia"/>
          <w:bCs/>
          <w:sz w:val="28"/>
          <w:szCs w:val="28"/>
        </w:rPr>
        <w:t>S6</w:t>
      </w:r>
      <w:r>
        <w:rPr>
          <w:rFonts w:ascii="Times New Roman" w:eastAsia="宋体" w:hAnsi="Times New Roman" w:hint="eastAsia"/>
          <w:bCs/>
          <w:sz w:val="28"/>
          <w:szCs w:val="28"/>
        </w:rPr>
        <w:t>、将生成的工序风险关联图谱和标准化风险记录更新至风险管理系统，对站隧一体化施工风险进行评估、预警与处置；</w:t>
      </w:r>
      <w:r>
        <w:rPr>
          <w:rFonts w:ascii="Times New Roman" w:eastAsia="宋体" w:hAnsi="Times New Roman"/>
          <w:bCs/>
          <w:sz w:val="28"/>
          <w:szCs w:val="28"/>
        </w:rPr>
        <w:t>其中</w:t>
      </w:r>
      <w:r>
        <w:rPr>
          <w:rFonts w:ascii="Times New Roman" w:eastAsia="宋体" w:hAnsi="Times New Roman" w:hint="eastAsia"/>
          <w:bCs/>
          <w:sz w:val="28"/>
          <w:szCs w:val="28"/>
        </w:rPr>
        <w:t>，</w:t>
      </w:r>
      <w:r>
        <w:rPr>
          <w:rFonts w:ascii="Times New Roman" w:eastAsia="宋体" w:hAnsi="Times New Roman"/>
          <w:bCs/>
          <w:sz w:val="28"/>
          <w:szCs w:val="28"/>
        </w:rPr>
        <w:t>工序风险关联图谱和标准化风险记录</w:t>
      </w:r>
      <w:r>
        <w:rPr>
          <w:rFonts w:ascii="Times New Roman" w:eastAsia="宋体" w:hAnsi="Times New Roman" w:hint="eastAsia"/>
          <w:bCs/>
          <w:sz w:val="28"/>
          <w:szCs w:val="28"/>
        </w:rPr>
        <w:t>均</w:t>
      </w:r>
      <w:r>
        <w:rPr>
          <w:rFonts w:ascii="Times New Roman" w:eastAsia="宋体" w:hAnsi="Times New Roman"/>
          <w:bCs/>
          <w:sz w:val="28"/>
          <w:szCs w:val="28"/>
        </w:rPr>
        <w:t>已经承接步骤</w:t>
      </w:r>
      <w:r>
        <w:rPr>
          <w:rFonts w:ascii="Times New Roman" w:eastAsia="宋体" w:hAnsi="Times New Roman"/>
          <w:bCs/>
          <w:sz w:val="28"/>
          <w:szCs w:val="28"/>
        </w:rPr>
        <w:t>S35</w:t>
      </w:r>
      <w:r>
        <w:rPr>
          <w:rFonts w:ascii="Times New Roman" w:eastAsia="宋体" w:hAnsi="Times New Roman"/>
          <w:bCs/>
          <w:sz w:val="28"/>
          <w:szCs w:val="28"/>
        </w:rPr>
        <w:t>形成的站隧一体化施工工序模型、步骤</w:t>
      </w:r>
      <w:r>
        <w:rPr>
          <w:rFonts w:ascii="Times New Roman" w:eastAsia="宋体" w:hAnsi="Times New Roman"/>
          <w:bCs/>
          <w:sz w:val="28"/>
          <w:szCs w:val="28"/>
        </w:rPr>
        <w:t>S44</w:t>
      </w:r>
      <w:r>
        <w:rPr>
          <w:rFonts w:ascii="Times New Roman" w:eastAsia="宋体" w:hAnsi="Times New Roman"/>
          <w:bCs/>
          <w:sz w:val="28"/>
          <w:szCs w:val="28"/>
        </w:rPr>
        <w:t>形成的风险机理库以及步骤</w:t>
      </w:r>
      <w:r>
        <w:rPr>
          <w:rFonts w:ascii="Times New Roman" w:eastAsia="宋体" w:hAnsi="Times New Roman"/>
          <w:bCs/>
          <w:sz w:val="28"/>
          <w:szCs w:val="28"/>
        </w:rPr>
        <w:t>S54</w:t>
      </w:r>
      <w:r>
        <w:rPr>
          <w:rFonts w:ascii="Times New Roman" w:eastAsia="宋体" w:hAnsi="Times New Roman"/>
          <w:bCs/>
          <w:sz w:val="28"/>
          <w:szCs w:val="28"/>
        </w:rPr>
        <w:t>得到的检索证据</w:t>
      </w:r>
      <w:r>
        <w:rPr>
          <w:rFonts w:ascii="Times New Roman" w:eastAsia="宋体" w:hAnsi="Times New Roman" w:hint="eastAsia"/>
          <w:bCs/>
          <w:sz w:val="28"/>
          <w:szCs w:val="28"/>
        </w:rPr>
        <w:t>；该步骤的具体实施方式包括：</w:t>
      </w:r>
    </w:p>
    <w:p w14:paraId="745BA0B1"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步骤</w:t>
      </w:r>
      <w:r>
        <w:rPr>
          <w:rFonts w:ascii="Times New Roman" w:eastAsia="宋体" w:hAnsi="Times New Roman" w:hint="eastAsia"/>
          <w:bCs/>
          <w:sz w:val="28"/>
          <w:szCs w:val="28"/>
        </w:rPr>
        <w:t>S61</w:t>
      </w:r>
      <w:r>
        <w:rPr>
          <w:rFonts w:ascii="Times New Roman" w:eastAsia="宋体" w:hAnsi="Times New Roman" w:hint="eastAsia"/>
          <w:bCs/>
          <w:sz w:val="28"/>
          <w:szCs w:val="28"/>
        </w:rPr>
        <w:t>、将步骤</w:t>
      </w:r>
      <w:r>
        <w:rPr>
          <w:rFonts w:ascii="Times New Roman" w:eastAsia="宋体" w:hAnsi="Times New Roman" w:hint="eastAsia"/>
          <w:bCs/>
          <w:sz w:val="28"/>
          <w:szCs w:val="28"/>
        </w:rPr>
        <w:t>S5</w:t>
      </w:r>
      <w:r>
        <w:rPr>
          <w:rFonts w:ascii="Times New Roman" w:eastAsia="宋体" w:hAnsi="Times New Roman" w:hint="eastAsia"/>
          <w:bCs/>
          <w:sz w:val="28"/>
          <w:szCs w:val="28"/>
        </w:rPr>
        <w:t>生成的工序风险关联图谱和标准化风险记录更新至风险管理系统，并对标准化风险记录中的工序节点标识、风险事件、证据定位信息与模型置信度是否齐全进行完整性检查；完整性检查通过的进入系统更新流程，完整性检查不通过的进入人工复核队列。该步骤的作用不是重新定义图谱，而是接收步骤</w:t>
      </w:r>
      <w:r>
        <w:rPr>
          <w:rFonts w:ascii="Times New Roman" w:eastAsia="宋体" w:hAnsi="Times New Roman" w:hint="eastAsia"/>
          <w:bCs/>
          <w:sz w:val="28"/>
          <w:szCs w:val="28"/>
        </w:rPr>
        <w:t>S5</w:t>
      </w:r>
      <w:r>
        <w:rPr>
          <w:rFonts w:ascii="Times New Roman" w:eastAsia="宋体" w:hAnsi="Times New Roman" w:hint="eastAsia"/>
          <w:bCs/>
          <w:sz w:val="28"/>
          <w:szCs w:val="28"/>
        </w:rPr>
        <w:t>已经生成的结果并确认其是否具备入库条件。</w:t>
      </w:r>
    </w:p>
    <w:p w14:paraId="7A30AA9F"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步骤</w:t>
      </w:r>
      <w:r>
        <w:rPr>
          <w:rFonts w:ascii="Times New Roman" w:eastAsia="宋体" w:hAnsi="Times New Roman" w:hint="eastAsia"/>
          <w:bCs/>
          <w:sz w:val="28"/>
          <w:szCs w:val="28"/>
        </w:rPr>
        <w:t>S62</w:t>
      </w:r>
      <w:r>
        <w:rPr>
          <w:rFonts w:ascii="Times New Roman" w:eastAsia="宋体" w:hAnsi="Times New Roman" w:hint="eastAsia"/>
          <w:bCs/>
          <w:sz w:val="28"/>
          <w:szCs w:val="28"/>
        </w:rPr>
        <w:t>、将站隧一体化施工工序模型中的工序节点、风险机理库中的风险机理条目以及标准化风险记录中的风险源、风险因素、风险事件存入工序风险关联图谱，将工序节点与风险事件之间的关联关系记录、风险因素与风险事件之间的关联关系记录存入工序风险关联图谱；并将标准化风险记录、资料来源标识、版本信息与审计日志写入风险管理系统中的结果存储。其中，工序风险关联图谱存储用于保</w:t>
      </w:r>
      <w:r>
        <w:rPr>
          <w:rFonts w:ascii="Times New Roman" w:eastAsia="宋体" w:hAnsi="Times New Roman" w:hint="eastAsia"/>
          <w:bCs/>
          <w:sz w:val="28"/>
          <w:szCs w:val="28"/>
        </w:rPr>
        <w:lastRenderedPageBreak/>
        <w:t>存工序节点、风险要素对象及其关联关系记录，风险管理系统中的结果存储用于保存面向业务展示、追溯和后续处置使用的标准化风险记录及其管理字段。</w:t>
      </w:r>
    </w:p>
    <w:p w14:paraId="380E8D93"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步骤</w:t>
      </w:r>
      <w:r>
        <w:rPr>
          <w:rFonts w:ascii="Times New Roman" w:eastAsia="宋体" w:hAnsi="Times New Roman" w:hint="eastAsia"/>
          <w:bCs/>
          <w:sz w:val="28"/>
          <w:szCs w:val="28"/>
        </w:rPr>
        <w:t>S63</w:t>
      </w:r>
      <w:r>
        <w:rPr>
          <w:rFonts w:ascii="Times New Roman" w:eastAsia="宋体" w:hAnsi="Times New Roman" w:hint="eastAsia"/>
          <w:bCs/>
          <w:sz w:val="28"/>
          <w:szCs w:val="28"/>
        </w:rPr>
        <w:t>、当同一风险在多工序节点或多资料来源中被重复识别时，基于工序节点一致性、事件表达相似性与证据定位信息相似性进行合并处理，得到多来源证据合并情况；</w:t>
      </w:r>
      <w:r>
        <w:rPr>
          <w:rFonts w:ascii="Times New Roman" w:eastAsia="宋体" w:hAnsi="Times New Roman"/>
          <w:bCs/>
          <w:sz w:val="28"/>
          <w:szCs w:val="28"/>
        </w:rPr>
        <w:t>当不存在重复识别情形时</w:t>
      </w:r>
      <w:r>
        <w:rPr>
          <w:rFonts w:ascii="Times New Roman" w:eastAsia="宋体" w:hAnsi="Times New Roman" w:hint="eastAsia"/>
          <w:bCs/>
          <w:sz w:val="28"/>
          <w:szCs w:val="28"/>
        </w:rPr>
        <w:t>，</w:t>
      </w:r>
      <w:r>
        <w:rPr>
          <w:rFonts w:ascii="Times New Roman" w:eastAsia="宋体" w:hAnsi="Times New Roman"/>
          <w:bCs/>
          <w:sz w:val="28"/>
          <w:szCs w:val="28"/>
        </w:rPr>
        <w:t>跳过合并处理</w:t>
      </w:r>
      <w:r>
        <w:rPr>
          <w:rFonts w:ascii="Times New Roman" w:eastAsia="宋体" w:hAnsi="Times New Roman" w:hint="eastAsia"/>
          <w:bCs/>
          <w:sz w:val="28"/>
          <w:szCs w:val="28"/>
        </w:rPr>
        <w:t>；</w:t>
      </w:r>
    </w:p>
    <w:p w14:paraId="215A04F7"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步骤</w:t>
      </w:r>
      <w:r>
        <w:rPr>
          <w:rFonts w:ascii="Times New Roman" w:eastAsia="宋体" w:hAnsi="Times New Roman" w:hint="eastAsia"/>
          <w:bCs/>
          <w:sz w:val="28"/>
          <w:szCs w:val="28"/>
        </w:rPr>
        <w:t>S64</w:t>
      </w:r>
      <w:r>
        <w:rPr>
          <w:rFonts w:ascii="Times New Roman" w:eastAsia="宋体" w:hAnsi="Times New Roman" w:hint="eastAsia"/>
          <w:bCs/>
          <w:sz w:val="28"/>
          <w:szCs w:val="28"/>
        </w:rPr>
        <w:t>、</w:t>
      </w:r>
      <w:r>
        <w:rPr>
          <w:rFonts w:ascii="Times New Roman" w:eastAsia="宋体" w:hAnsi="Times New Roman"/>
          <w:bCs/>
          <w:sz w:val="28"/>
          <w:szCs w:val="28"/>
        </w:rPr>
        <w:t>基于步骤</w:t>
      </w:r>
      <w:r>
        <w:rPr>
          <w:rFonts w:ascii="Times New Roman" w:eastAsia="宋体" w:hAnsi="Times New Roman"/>
          <w:bCs/>
          <w:sz w:val="28"/>
          <w:szCs w:val="28"/>
        </w:rPr>
        <w:t>S57</w:t>
      </w:r>
      <w:r>
        <w:rPr>
          <w:rFonts w:ascii="Times New Roman" w:eastAsia="宋体" w:hAnsi="Times New Roman"/>
          <w:bCs/>
          <w:sz w:val="28"/>
          <w:szCs w:val="28"/>
        </w:rPr>
        <w:t>中预训练大语言模型输出的模型置信度</w:t>
      </w:r>
      <w:r>
        <w:rPr>
          <w:rFonts w:ascii="Times New Roman" w:eastAsia="宋体" w:hAnsi="Times New Roman" w:hint="eastAsia"/>
          <w:bCs/>
          <w:sz w:val="28"/>
          <w:szCs w:val="28"/>
        </w:rPr>
        <w:t>，</w:t>
      </w:r>
      <w:r>
        <w:rPr>
          <w:rFonts w:ascii="Times New Roman" w:eastAsia="宋体" w:hAnsi="Times New Roman"/>
          <w:bCs/>
          <w:sz w:val="28"/>
          <w:szCs w:val="28"/>
        </w:rPr>
        <w:t>结合</w:t>
      </w:r>
      <w:r>
        <w:rPr>
          <w:rFonts w:ascii="Times New Roman" w:eastAsia="宋体" w:hAnsi="Times New Roman" w:hint="eastAsia"/>
          <w:bCs/>
          <w:sz w:val="28"/>
          <w:szCs w:val="28"/>
        </w:rPr>
        <w:t>步骤</w:t>
      </w:r>
      <w:r>
        <w:rPr>
          <w:rFonts w:ascii="Times New Roman" w:eastAsia="宋体" w:hAnsi="Times New Roman" w:hint="eastAsia"/>
          <w:bCs/>
          <w:sz w:val="28"/>
          <w:szCs w:val="28"/>
        </w:rPr>
        <w:t>S59</w:t>
      </w:r>
      <w:r>
        <w:rPr>
          <w:rFonts w:ascii="Times New Roman" w:eastAsia="宋体" w:hAnsi="Times New Roman" w:hint="eastAsia"/>
          <w:bCs/>
          <w:sz w:val="28"/>
          <w:szCs w:val="28"/>
        </w:rPr>
        <w:t>得到的</w:t>
      </w:r>
      <w:r>
        <w:rPr>
          <w:rFonts w:ascii="Times New Roman" w:eastAsia="宋体" w:hAnsi="Times New Roman"/>
          <w:bCs/>
          <w:sz w:val="28"/>
          <w:szCs w:val="28"/>
        </w:rPr>
        <w:t>规则一致性校验结果、仿真约束校验结果以及</w:t>
      </w:r>
      <w:r>
        <w:rPr>
          <w:rFonts w:ascii="Times New Roman" w:eastAsia="宋体" w:hAnsi="Times New Roman" w:hint="eastAsia"/>
          <w:bCs/>
          <w:sz w:val="28"/>
          <w:szCs w:val="28"/>
        </w:rPr>
        <w:t>步骤</w:t>
      </w:r>
      <w:r>
        <w:rPr>
          <w:rFonts w:ascii="Times New Roman" w:eastAsia="宋体" w:hAnsi="Times New Roman" w:hint="eastAsia"/>
          <w:bCs/>
          <w:sz w:val="28"/>
          <w:szCs w:val="28"/>
        </w:rPr>
        <w:t>S63</w:t>
      </w:r>
      <w:r>
        <w:rPr>
          <w:rFonts w:ascii="Times New Roman" w:eastAsia="宋体" w:hAnsi="Times New Roman" w:hint="eastAsia"/>
          <w:bCs/>
          <w:sz w:val="28"/>
          <w:szCs w:val="28"/>
        </w:rPr>
        <w:t>得到的</w:t>
      </w:r>
      <w:r>
        <w:rPr>
          <w:rFonts w:ascii="Times New Roman" w:eastAsia="宋体" w:hAnsi="Times New Roman"/>
          <w:bCs/>
          <w:sz w:val="28"/>
          <w:szCs w:val="28"/>
        </w:rPr>
        <w:t>多来源证据合并情况</w:t>
      </w:r>
      <w:r>
        <w:rPr>
          <w:rFonts w:ascii="Times New Roman" w:eastAsia="宋体" w:hAnsi="Times New Roman" w:hint="eastAsia"/>
          <w:bCs/>
          <w:sz w:val="28"/>
          <w:szCs w:val="28"/>
        </w:rPr>
        <w:t>，</w:t>
      </w:r>
      <w:r>
        <w:rPr>
          <w:rFonts w:ascii="Times New Roman" w:eastAsia="宋体" w:hAnsi="Times New Roman"/>
          <w:bCs/>
          <w:sz w:val="28"/>
          <w:szCs w:val="28"/>
        </w:rPr>
        <w:t>生成综合置信度</w:t>
      </w:r>
      <w:r>
        <w:rPr>
          <w:rFonts w:ascii="Times New Roman" w:eastAsia="宋体" w:hAnsi="Times New Roman" w:hint="eastAsia"/>
          <w:bCs/>
          <w:sz w:val="28"/>
          <w:szCs w:val="28"/>
        </w:rPr>
        <w:t>，</w:t>
      </w:r>
      <w:r>
        <w:rPr>
          <w:rFonts w:ascii="Times New Roman" w:eastAsia="宋体" w:hAnsi="Times New Roman"/>
          <w:bCs/>
          <w:sz w:val="28"/>
          <w:szCs w:val="28"/>
        </w:rPr>
        <w:t>并将综合置信度及其形成依据写入风险管理系统中的结果存储</w:t>
      </w:r>
      <w:r>
        <w:rPr>
          <w:rFonts w:ascii="Times New Roman" w:eastAsia="宋体" w:hAnsi="Times New Roman" w:hint="eastAsia"/>
          <w:bCs/>
          <w:sz w:val="28"/>
          <w:szCs w:val="28"/>
        </w:rPr>
        <w:t>；</w:t>
      </w:r>
      <w:r>
        <w:rPr>
          <w:rFonts w:ascii="Times New Roman" w:eastAsia="宋体" w:hAnsi="Times New Roman"/>
          <w:bCs/>
          <w:sz w:val="28"/>
          <w:szCs w:val="28"/>
        </w:rPr>
        <w:t xml:space="preserve"> </w:t>
      </w:r>
    </w:p>
    <w:p w14:paraId="157D32ED"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步骤</w:t>
      </w:r>
      <w:r>
        <w:rPr>
          <w:rFonts w:ascii="Times New Roman" w:eastAsia="宋体" w:hAnsi="Times New Roman" w:hint="eastAsia"/>
          <w:bCs/>
          <w:sz w:val="28"/>
          <w:szCs w:val="28"/>
        </w:rPr>
        <w:t>S65</w:t>
      </w:r>
      <w:r>
        <w:rPr>
          <w:rFonts w:ascii="Times New Roman" w:eastAsia="宋体" w:hAnsi="Times New Roman" w:hint="eastAsia"/>
          <w:bCs/>
          <w:sz w:val="28"/>
          <w:szCs w:val="28"/>
        </w:rPr>
        <w:t>、输出与工序节点绑定的标准化风险记录及其对应的</w:t>
      </w:r>
      <w:r>
        <w:rPr>
          <w:rFonts w:ascii="Times New Roman" w:eastAsia="宋体" w:hAnsi="Times New Roman"/>
          <w:bCs/>
          <w:sz w:val="28"/>
          <w:szCs w:val="28"/>
        </w:rPr>
        <w:t>风险机理条目标识、</w:t>
      </w:r>
      <w:r>
        <w:rPr>
          <w:rFonts w:ascii="Times New Roman" w:eastAsia="宋体" w:hAnsi="Times New Roman" w:hint="eastAsia"/>
          <w:bCs/>
          <w:sz w:val="28"/>
          <w:szCs w:val="28"/>
        </w:rPr>
        <w:t>证据定位信息、资料来源标识、综合置信度和版本信息，并记录审计日志，支持后续风险评估、预警与处置使用；因此，风险管理人员在查看某一条风险识别结果时，能够直接看到该结果对应的工序节点、风险事件、引用资料位置和综合置信度。</w:t>
      </w:r>
    </w:p>
    <w:p w14:paraId="39B87A3E"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实施例</w:t>
      </w:r>
      <w:r>
        <w:rPr>
          <w:rFonts w:ascii="Times New Roman" w:eastAsia="宋体" w:hAnsi="Times New Roman" w:hint="eastAsia"/>
          <w:bCs/>
          <w:sz w:val="28"/>
          <w:szCs w:val="28"/>
        </w:rPr>
        <w:t>2</w:t>
      </w:r>
      <w:r>
        <w:rPr>
          <w:rFonts w:ascii="Times New Roman" w:eastAsia="宋体" w:hAnsi="Times New Roman" w:hint="eastAsia"/>
          <w:bCs/>
          <w:sz w:val="28"/>
          <w:szCs w:val="28"/>
        </w:rPr>
        <w:t>：</w:t>
      </w:r>
    </w:p>
    <w:p w14:paraId="3D369C78"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一种基于大语言模型的站隧一体化施工风险识别系统，具体包括以下模块：</w:t>
      </w:r>
    </w:p>
    <w:p w14:paraId="731D88EC"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数据处理模块，用于获取并处理站隧一体化施工的工程资料；</w:t>
      </w:r>
    </w:p>
    <w:p w14:paraId="4F1AC410"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格式化转换校验模块，用于对工程资料进行格式化转换，并对格式化转换完成后的工程资料进行合规性校验；</w:t>
      </w:r>
    </w:p>
    <w:p w14:paraId="50E07D3E"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lastRenderedPageBreak/>
        <w:t>模型构建模块，用于从工程资料中抽取解析多个工序节点、装备部件信息和构件信息，构建站隧一体化施工工序模型；</w:t>
      </w:r>
    </w:p>
    <w:p w14:paraId="4F318EC9"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风险机理库构建模块，用于建立风险机理条目与工序节点及监测指标之间的关联关系，并将风险机理条目及关联关系进行写入存储，形成风险机理库；</w:t>
      </w:r>
    </w:p>
    <w:p w14:paraId="3B3F9800"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启发式推理模块，用于基于预训练的大语言模型对站隧一体化施工工序模型执行启发式推理，得到模型输出结果，并形成标准化风险记录和工序风险关联图谱；</w:t>
      </w:r>
    </w:p>
    <w:p w14:paraId="11B70FD2"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风险管理模块，用于将生成的工序风险关联图谱和标准化风险记录更新至风险管理系统，实现评估、预警与处置。</w:t>
      </w:r>
    </w:p>
    <w:p w14:paraId="143F3211"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以及还包括：</w:t>
      </w:r>
    </w:p>
    <w:p w14:paraId="47B91EA2"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模型微调模块，用于对预训练大语言模型采用低秩适应技术进行微调；</w:t>
      </w:r>
    </w:p>
    <w:p w14:paraId="23D91754"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约束校验模块，用于进行一致性校验和</w:t>
      </w:r>
      <w:r>
        <w:rPr>
          <w:rFonts w:ascii="Times New Roman" w:eastAsia="宋体" w:hAnsi="Times New Roman" w:hint="eastAsia"/>
          <w:bCs/>
          <w:sz w:val="28"/>
          <w:szCs w:val="28"/>
        </w:rPr>
        <w:t>/</w:t>
      </w:r>
      <w:r>
        <w:rPr>
          <w:rFonts w:ascii="Times New Roman" w:eastAsia="宋体" w:hAnsi="Times New Roman" w:hint="eastAsia"/>
          <w:bCs/>
          <w:sz w:val="28"/>
          <w:szCs w:val="28"/>
        </w:rPr>
        <w:t>或约束校验，并根据一致性校验结果和</w:t>
      </w:r>
      <w:r>
        <w:rPr>
          <w:rFonts w:ascii="Times New Roman" w:eastAsia="宋体" w:hAnsi="Times New Roman" w:hint="eastAsia"/>
          <w:bCs/>
          <w:sz w:val="28"/>
          <w:szCs w:val="28"/>
        </w:rPr>
        <w:t>/</w:t>
      </w:r>
      <w:r>
        <w:rPr>
          <w:rFonts w:ascii="Times New Roman" w:eastAsia="宋体" w:hAnsi="Times New Roman" w:hint="eastAsia"/>
          <w:bCs/>
          <w:sz w:val="28"/>
          <w:szCs w:val="28"/>
        </w:rPr>
        <w:t>或所述约束校验结果，修正模型置信度。</w:t>
      </w:r>
    </w:p>
    <w:p w14:paraId="226CC0DA"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实施例</w:t>
      </w:r>
      <w:r>
        <w:rPr>
          <w:rFonts w:ascii="Times New Roman" w:eastAsia="宋体" w:hAnsi="Times New Roman" w:hint="eastAsia"/>
          <w:bCs/>
          <w:sz w:val="28"/>
          <w:szCs w:val="28"/>
        </w:rPr>
        <w:t>3</w:t>
      </w:r>
      <w:r>
        <w:rPr>
          <w:rFonts w:ascii="Times New Roman" w:eastAsia="宋体" w:hAnsi="Times New Roman" w:hint="eastAsia"/>
          <w:bCs/>
          <w:sz w:val="28"/>
          <w:szCs w:val="28"/>
        </w:rPr>
        <w:t>：</w:t>
      </w:r>
    </w:p>
    <w:p w14:paraId="2033E96F" w14:textId="77777777" w:rsidR="009D4616" w:rsidRDefault="00833B2F">
      <w:pPr>
        <w:tabs>
          <w:tab w:val="left" w:pos="5460"/>
        </w:tabs>
        <w:spacing w:line="360" w:lineRule="auto"/>
        <w:ind w:firstLineChars="200" w:firstLine="560"/>
        <w:rPr>
          <w:rFonts w:ascii="Times New Roman" w:eastAsia="宋体" w:hAnsi="Times New Roman"/>
          <w:bCs/>
          <w:sz w:val="28"/>
          <w:szCs w:val="28"/>
        </w:rPr>
      </w:pPr>
      <w:r>
        <w:rPr>
          <w:rFonts w:ascii="Times New Roman" w:eastAsia="宋体" w:hAnsi="Times New Roman" w:hint="eastAsia"/>
          <w:bCs/>
          <w:sz w:val="28"/>
          <w:szCs w:val="28"/>
        </w:rPr>
        <w:t>一种可读存储介质，用于存储站隧一体化施工风险识别方法以及执行站隧一体化施工风险识别方法所需要的运行程序，通过计算机或云端控制器实现对站隧一体化施工风险的评估、预警与处置。</w:t>
      </w:r>
    </w:p>
    <w:p w14:paraId="34488E7B" w14:textId="77777777" w:rsidR="009D4616" w:rsidRDefault="009D4616">
      <w:pPr>
        <w:tabs>
          <w:tab w:val="left" w:pos="5460"/>
        </w:tabs>
        <w:spacing w:line="360" w:lineRule="auto"/>
        <w:ind w:firstLineChars="200" w:firstLine="560"/>
        <w:rPr>
          <w:rFonts w:ascii="Times New Roman" w:eastAsia="宋体" w:hAnsi="Times New Roman"/>
          <w:bCs/>
          <w:sz w:val="28"/>
          <w:szCs w:val="28"/>
        </w:rPr>
      </w:pPr>
    </w:p>
    <w:p w14:paraId="2689140E" w14:textId="77777777" w:rsidR="009D4616" w:rsidRDefault="009D4616">
      <w:pPr>
        <w:tabs>
          <w:tab w:val="left" w:pos="5460"/>
        </w:tabs>
        <w:spacing w:line="360" w:lineRule="auto"/>
        <w:ind w:firstLineChars="200" w:firstLine="560"/>
        <w:rPr>
          <w:rFonts w:ascii="Times New Roman" w:eastAsia="宋体" w:hAnsi="Times New Roman"/>
          <w:bCs/>
          <w:sz w:val="28"/>
          <w:szCs w:val="28"/>
        </w:rPr>
      </w:pPr>
    </w:p>
    <w:p w14:paraId="09C99604" w14:textId="77777777" w:rsidR="009D4616" w:rsidRDefault="009D4616">
      <w:pPr>
        <w:pStyle w:val="ab"/>
        <w:rPr>
          <w:sz w:val="36"/>
          <w:szCs w:val="36"/>
        </w:rPr>
      </w:pPr>
    </w:p>
    <w:p w14:paraId="08BE15F9" w14:textId="77777777" w:rsidR="009D4616" w:rsidRDefault="009D4616"/>
    <w:p w14:paraId="55493E85" w14:textId="77777777" w:rsidR="009D4616" w:rsidRDefault="009D4616"/>
    <w:p w14:paraId="1A949F86" w14:textId="77777777" w:rsidR="009D4616" w:rsidRDefault="009D4616">
      <w:pPr>
        <w:sectPr w:rsidR="009D4616">
          <w:pgSz w:w="11906" w:h="16838"/>
          <w:pgMar w:top="1440" w:right="1800" w:bottom="1440" w:left="1800" w:header="851" w:footer="992" w:gutter="0"/>
          <w:cols w:space="425"/>
          <w:docGrid w:type="lines" w:linePitch="312"/>
        </w:sectPr>
      </w:pPr>
    </w:p>
    <w:p w14:paraId="423F5C04" w14:textId="77777777" w:rsidR="009D4616" w:rsidRDefault="00833B2F">
      <w:pPr>
        <w:pStyle w:val="ab"/>
        <w:rPr>
          <w:sz w:val="36"/>
          <w:szCs w:val="36"/>
        </w:rPr>
      </w:pPr>
      <w:r>
        <w:rPr>
          <w:rFonts w:hint="eastAsia"/>
          <w:sz w:val="36"/>
          <w:szCs w:val="36"/>
        </w:rPr>
        <w:lastRenderedPageBreak/>
        <w:t>说明书附图</w:t>
      </w:r>
    </w:p>
    <w:p w14:paraId="3CAAEC1E" w14:textId="77777777" w:rsidR="009D4616" w:rsidRDefault="00833B2F">
      <w:pPr>
        <w:jc w:val="center"/>
        <w:rPr>
          <w:b/>
          <w:bCs/>
        </w:rPr>
      </w:pPr>
      <w:r>
        <w:rPr>
          <w:noProof/>
        </w:rPr>
        <w:drawing>
          <wp:inline distT="0" distB="0" distL="0" distR="0" wp14:anchorId="19673FE6" wp14:editId="290B16F3">
            <wp:extent cx="5274310" cy="6144260"/>
            <wp:effectExtent l="0" t="0" r="2540" b="8890"/>
            <wp:docPr id="16623004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00437"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74310" cy="6144260"/>
                    </a:xfrm>
                    <a:prstGeom prst="rect">
                      <a:avLst/>
                    </a:prstGeom>
                    <a:noFill/>
                    <a:ln>
                      <a:noFill/>
                    </a:ln>
                  </pic:spPr>
                </pic:pic>
              </a:graphicData>
            </a:graphic>
          </wp:inline>
        </w:drawing>
      </w:r>
    </w:p>
    <w:p w14:paraId="68F90B24" w14:textId="77777777" w:rsidR="009D4616" w:rsidRDefault="00833B2F">
      <w:pPr>
        <w:jc w:val="center"/>
        <w:rPr>
          <w:rFonts w:ascii="Times New Roman" w:hAnsi="Times New Roman" w:cs="Times New Roman"/>
          <w:sz w:val="28"/>
          <w:szCs w:val="32"/>
        </w:rPr>
      </w:pPr>
      <w:r>
        <w:rPr>
          <w:rFonts w:hint="eastAsia"/>
          <w:sz w:val="28"/>
          <w:szCs w:val="32"/>
        </w:rPr>
        <w:t>图</w:t>
      </w:r>
      <w:r>
        <w:rPr>
          <w:rFonts w:ascii="Times New Roman" w:hAnsi="Times New Roman" w:cs="Times New Roman"/>
          <w:sz w:val="28"/>
          <w:szCs w:val="32"/>
        </w:rPr>
        <w:t>1</w:t>
      </w:r>
    </w:p>
    <w:sectPr w:rsidR="009D4616">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 w:author="admin" w:date="2026-05-18T09:05:00Z" w:initials="">
    <w:p w14:paraId="4B197A7E" w14:textId="77777777" w:rsidR="00405739" w:rsidRDefault="00405739" w:rsidP="00405739">
      <w:pPr>
        <w:pStyle w:val="a3"/>
      </w:pPr>
      <w:r>
        <w:rPr>
          <w:rStyle w:val="af"/>
        </w:rPr>
        <w:annotationRef/>
      </w:r>
      <w:r>
        <w:rPr>
          <w:rFonts w:hint="eastAsia"/>
        </w:rPr>
        <w:t>雷博士好，这里建议最好再完善半句，复核是人工调整到合规，还是人工复核没问题就按照合规处理？好像缺半句话</w:t>
      </w:r>
    </w:p>
    <w:p w14:paraId="2B7D1A21" w14:textId="77777777" w:rsidR="00405739" w:rsidRDefault="00405739">
      <w:pPr>
        <w:pStyle w:val="a3"/>
      </w:pPr>
    </w:p>
  </w:comment>
  <w:comment w:id="20" w:author="Joshua Reed" w:date="2026-05-18T09:32:00Z" w:initials="JR">
    <w:p w14:paraId="380B93BE" w14:textId="3E7BF751" w:rsidR="00585670" w:rsidRDefault="00585670">
      <w:pPr>
        <w:pStyle w:val="a3"/>
        <w:rPr>
          <w:rFonts w:hint="eastAsia"/>
        </w:rPr>
      </w:pPr>
      <w:r>
        <w:rPr>
          <w:rStyle w:val="af"/>
        </w:rPr>
        <w:annotationRef/>
      </w:r>
      <w:r>
        <w:rPr>
          <w:rFonts w:hint="eastAsia"/>
        </w:rPr>
        <w:t>调换了</w:t>
      </w:r>
      <w:r>
        <w:rPr>
          <w:rFonts w:hint="eastAsia"/>
        </w:rPr>
        <w:t>S35</w:t>
      </w:r>
      <w:r>
        <w:rPr>
          <w:rFonts w:hint="eastAsia"/>
        </w:rPr>
        <w:t>和</w:t>
      </w:r>
      <w:r>
        <w:rPr>
          <w:rFonts w:hint="eastAsia"/>
        </w:rPr>
        <w:t>S36</w:t>
      </w:r>
      <w:r>
        <w:rPr>
          <w:rFonts w:hint="eastAsia"/>
        </w:rPr>
        <w:t>的顺序，调整了一致性校验的表述方式，这样应该更清晰合理</w:t>
      </w:r>
    </w:p>
  </w:comment>
  <w:comment w:id="41" w:author="admin" w:date="2026-05-18T09:05:00Z" w:initials="">
    <w:p w14:paraId="5F6C20FE" w14:textId="77777777" w:rsidR="009D4616" w:rsidRDefault="00871DFF">
      <w:pPr>
        <w:pStyle w:val="a3"/>
      </w:pPr>
      <w:r>
        <w:rPr>
          <w:rStyle w:val="af"/>
        </w:rPr>
        <w:annotationRef/>
      </w:r>
      <w:r w:rsidR="00833B2F">
        <w:rPr>
          <w:rFonts w:hint="eastAsia"/>
        </w:rPr>
        <w:t>雷博士好，这里建议最好再完善半句，复核是人工调整到合规，还是人工复核没问题就按照合规处理？好像缺半句话</w:t>
      </w:r>
    </w:p>
    <w:p w14:paraId="02A2B78F" w14:textId="77777777" w:rsidR="009D4616" w:rsidRDefault="009D4616">
      <w:pPr>
        <w:pStyle w:val="a3"/>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7D1A21" w15:done="0"/>
  <w15:commentEx w15:paraId="380B93BE" w15:paraIdParent="2B7D1A21" w15:done="0"/>
  <w15:commentEx w15:paraId="02A2B7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96F3384" w16cex:dateUtc="2026-05-18T01: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7D1A21" w16cid:durableId="3D0E1ED2"/>
  <w16cid:commentId w16cid:paraId="380B93BE" w16cid:durableId="496F3384"/>
  <w16cid:commentId w16cid:paraId="02A2B78F" w16cid:durableId="02A2B78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hua Reed">
    <w15:presenceInfo w15:providerId="Windows Live" w15:userId="5fa53a6d1165ea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trackRevision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3B8C"/>
    <w:rsid w:val="000038D5"/>
    <w:rsid w:val="00006547"/>
    <w:rsid w:val="000109DB"/>
    <w:rsid w:val="000112F5"/>
    <w:rsid w:val="000279D7"/>
    <w:rsid w:val="0003033E"/>
    <w:rsid w:val="000333BF"/>
    <w:rsid w:val="00035EE3"/>
    <w:rsid w:val="000408BB"/>
    <w:rsid w:val="000463CC"/>
    <w:rsid w:val="000522AD"/>
    <w:rsid w:val="0006395C"/>
    <w:rsid w:val="000726E5"/>
    <w:rsid w:val="00084153"/>
    <w:rsid w:val="0009106E"/>
    <w:rsid w:val="000A323E"/>
    <w:rsid w:val="000A4351"/>
    <w:rsid w:val="000C514A"/>
    <w:rsid w:val="000C7E92"/>
    <w:rsid w:val="000D1BD5"/>
    <w:rsid w:val="000E0AA9"/>
    <w:rsid w:val="000E781F"/>
    <w:rsid w:val="000E7B3B"/>
    <w:rsid w:val="000F171A"/>
    <w:rsid w:val="000F3B3C"/>
    <w:rsid w:val="00100F6A"/>
    <w:rsid w:val="001036B9"/>
    <w:rsid w:val="00104DD7"/>
    <w:rsid w:val="00113657"/>
    <w:rsid w:val="00116485"/>
    <w:rsid w:val="00127003"/>
    <w:rsid w:val="001302E3"/>
    <w:rsid w:val="00140FBB"/>
    <w:rsid w:val="00143592"/>
    <w:rsid w:val="001632F5"/>
    <w:rsid w:val="00163FB4"/>
    <w:rsid w:val="001721FA"/>
    <w:rsid w:val="00174A47"/>
    <w:rsid w:val="00176DB4"/>
    <w:rsid w:val="001A1090"/>
    <w:rsid w:val="001A24FF"/>
    <w:rsid w:val="001B0EDF"/>
    <w:rsid w:val="001B1971"/>
    <w:rsid w:val="001B7F82"/>
    <w:rsid w:val="001C05D5"/>
    <w:rsid w:val="001D01DD"/>
    <w:rsid w:val="001D24C3"/>
    <w:rsid w:val="001D50AD"/>
    <w:rsid w:val="001F1DCE"/>
    <w:rsid w:val="0020254D"/>
    <w:rsid w:val="00207B1C"/>
    <w:rsid w:val="00242C55"/>
    <w:rsid w:val="0024450A"/>
    <w:rsid w:val="00246AB5"/>
    <w:rsid w:val="00265F9D"/>
    <w:rsid w:val="00271DB1"/>
    <w:rsid w:val="00273147"/>
    <w:rsid w:val="0028060A"/>
    <w:rsid w:val="00286D05"/>
    <w:rsid w:val="002A32A2"/>
    <w:rsid w:val="002A51D6"/>
    <w:rsid w:val="002B5BB9"/>
    <w:rsid w:val="002B6F88"/>
    <w:rsid w:val="002C25AC"/>
    <w:rsid w:val="002C3E70"/>
    <w:rsid w:val="002D6155"/>
    <w:rsid w:val="002D72F0"/>
    <w:rsid w:val="002E010B"/>
    <w:rsid w:val="002E0BDB"/>
    <w:rsid w:val="002E5494"/>
    <w:rsid w:val="002E7B2F"/>
    <w:rsid w:val="002E7FD0"/>
    <w:rsid w:val="002F0FD5"/>
    <w:rsid w:val="002F53A5"/>
    <w:rsid w:val="00303A9A"/>
    <w:rsid w:val="00310084"/>
    <w:rsid w:val="003105CE"/>
    <w:rsid w:val="00314C5E"/>
    <w:rsid w:val="00321585"/>
    <w:rsid w:val="00321869"/>
    <w:rsid w:val="003228C4"/>
    <w:rsid w:val="00331838"/>
    <w:rsid w:val="00335A00"/>
    <w:rsid w:val="00341231"/>
    <w:rsid w:val="0036444A"/>
    <w:rsid w:val="00364613"/>
    <w:rsid w:val="00364847"/>
    <w:rsid w:val="003704FF"/>
    <w:rsid w:val="0037214D"/>
    <w:rsid w:val="00383720"/>
    <w:rsid w:val="003951EE"/>
    <w:rsid w:val="00395D77"/>
    <w:rsid w:val="003A602F"/>
    <w:rsid w:val="003B2E97"/>
    <w:rsid w:val="003B6BB4"/>
    <w:rsid w:val="00405739"/>
    <w:rsid w:val="004175BF"/>
    <w:rsid w:val="0042128A"/>
    <w:rsid w:val="00424690"/>
    <w:rsid w:val="004425BF"/>
    <w:rsid w:val="00460193"/>
    <w:rsid w:val="00463F7B"/>
    <w:rsid w:val="00480E81"/>
    <w:rsid w:val="00486853"/>
    <w:rsid w:val="004A30CD"/>
    <w:rsid w:val="004A4B61"/>
    <w:rsid w:val="004B352E"/>
    <w:rsid w:val="004C7DC0"/>
    <w:rsid w:val="004D7434"/>
    <w:rsid w:val="004E35C8"/>
    <w:rsid w:val="004E4277"/>
    <w:rsid w:val="004E4E72"/>
    <w:rsid w:val="005067B4"/>
    <w:rsid w:val="005125B5"/>
    <w:rsid w:val="0051358A"/>
    <w:rsid w:val="00515EB0"/>
    <w:rsid w:val="005251B1"/>
    <w:rsid w:val="00550CEF"/>
    <w:rsid w:val="0057366A"/>
    <w:rsid w:val="005779CF"/>
    <w:rsid w:val="00583099"/>
    <w:rsid w:val="00585670"/>
    <w:rsid w:val="005878DD"/>
    <w:rsid w:val="005958C1"/>
    <w:rsid w:val="005A07B2"/>
    <w:rsid w:val="005A1497"/>
    <w:rsid w:val="005B0B93"/>
    <w:rsid w:val="005C256E"/>
    <w:rsid w:val="005C5126"/>
    <w:rsid w:val="005F06DC"/>
    <w:rsid w:val="005F1FE3"/>
    <w:rsid w:val="005F2157"/>
    <w:rsid w:val="0060138E"/>
    <w:rsid w:val="00602419"/>
    <w:rsid w:val="006030AA"/>
    <w:rsid w:val="00607E93"/>
    <w:rsid w:val="0061298E"/>
    <w:rsid w:val="0061461B"/>
    <w:rsid w:val="00627048"/>
    <w:rsid w:val="00630E36"/>
    <w:rsid w:val="00631106"/>
    <w:rsid w:val="006329AA"/>
    <w:rsid w:val="0064565E"/>
    <w:rsid w:val="006505F3"/>
    <w:rsid w:val="00655F47"/>
    <w:rsid w:val="00661AAB"/>
    <w:rsid w:val="00661DB3"/>
    <w:rsid w:val="00664547"/>
    <w:rsid w:val="006672B5"/>
    <w:rsid w:val="006715BD"/>
    <w:rsid w:val="0067641A"/>
    <w:rsid w:val="0068090D"/>
    <w:rsid w:val="006933D1"/>
    <w:rsid w:val="006A2CC0"/>
    <w:rsid w:val="006A5A6B"/>
    <w:rsid w:val="006A627A"/>
    <w:rsid w:val="006A7A30"/>
    <w:rsid w:val="006C0DDC"/>
    <w:rsid w:val="006C210D"/>
    <w:rsid w:val="006D31A8"/>
    <w:rsid w:val="006E3515"/>
    <w:rsid w:val="006E537C"/>
    <w:rsid w:val="006E5945"/>
    <w:rsid w:val="006E5946"/>
    <w:rsid w:val="006F44E4"/>
    <w:rsid w:val="006F511D"/>
    <w:rsid w:val="006F7EF9"/>
    <w:rsid w:val="007048CC"/>
    <w:rsid w:val="007103E2"/>
    <w:rsid w:val="00717981"/>
    <w:rsid w:val="0072047B"/>
    <w:rsid w:val="00725CC6"/>
    <w:rsid w:val="00727445"/>
    <w:rsid w:val="007377AB"/>
    <w:rsid w:val="00747773"/>
    <w:rsid w:val="00754D6D"/>
    <w:rsid w:val="007629BC"/>
    <w:rsid w:val="00763F97"/>
    <w:rsid w:val="00792C00"/>
    <w:rsid w:val="00795B49"/>
    <w:rsid w:val="007A4AAC"/>
    <w:rsid w:val="007B29BF"/>
    <w:rsid w:val="007B2C8D"/>
    <w:rsid w:val="007D021E"/>
    <w:rsid w:val="007D1FD3"/>
    <w:rsid w:val="007D397E"/>
    <w:rsid w:val="007F1506"/>
    <w:rsid w:val="007F281C"/>
    <w:rsid w:val="00815D7D"/>
    <w:rsid w:val="00817C71"/>
    <w:rsid w:val="00817E16"/>
    <w:rsid w:val="00823D4F"/>
    <w:rsid w:val="00824403"/>
    <w:rsid w:val="008270A2"/>
    <w:rsid w:val="008312A4"/>
    <w:rsid w:val="00831711"/>
    <w:rsid w:val="008335DD"/>
    <w:rsid w:val="00833B2F"/>
    <w:rsid w:val="00854D5A"/>
    <w:rsid w:val="00855E4F"/>
    <w:rsid w:val="00860A63"/>
    <w:rsid w:val="00861356"/>
    <w:rsid w:val="008626DC"/>
    <w:rsid w:val="00867CB1"/>
    <w:rsid w:val="00871DFF"/>
    <w:rsid w:val="00893529"/>
    <w:rsid w:val="008A019E"/>
    <w:rsid w:val="008A7471"/>
    <w:rsid w:val="008B3767"/>
    <w:rsid w:val="008B537E"/>
    <w:rsid w:val="008B63A7"/>
    <w:rsid w:val="008E1E63"/>
    <w:rsid w:val="008E76DE"/>
    <w:rsid w:val="008F3243"/>
    <w:rsid w:val="00900B09"/>
    <w:rsid w:val="009066C6"/>
    <w:rsid w:val="00910F08"/>
    <w:rsid w:val="00921C8B"/>
    <w:rsid w:val="00927A93"/>
    <w:rsid w:val="00930810"/>
    <w:rsid w:val="009321DB"/>
    <w:rsid w:val="00932207"/>
    <w:rsid w:val="00940085"/>
    <w:rsid w:val="0095513C"/>
    <w:rsid w:val="00963E77"/>
    <w:rsid w:val="009705B0"/>
    <w:rsid w:val="00981A76"/>
    <w:rsid w:val="00982224"/>
    <w:rsid w:val="00982F2A"/>
    <w:rsid w:val="00987632"/>
    <w:rsid w:val="009A723B"/>
    <w:rsid w:val="009C73A2"/>
    <w:rsid w:val="009C7A92"/>
    <w:rsid w:val="009D4616"/>
    <w:rsid w:val="009E551B"/>
    <w:rsid w:val="00A04F66"/>
    <w:rsid w:val="00A064BE"/>
    <w:rsid w:val="00A14FF2"/>
    <w:rsid w:val="00A15AB3"/>
    <w:rsid w:val="00A32125"/>
    <w:rsid w:val="00A34263"/>
    <w:rsid w:val="00A34D22"/>
    <w:rsid w:val="00A4275A"/>
    <w:rsid w:val="00A44B21"/>
    <w:rsid w:val="00A549DE"/>
    <w:rsid w:val="00A64B9D"/>
    <w:rsid w:val="00A723F3"/>
    <w:rsid w:val="00A73078"/>
    <w:rsid w:val="00A80F8B"/>
    <w:rsid w:val="00A86657"/>
    <w:rsid w:val="00A94CC1"/>
    <w:rsid w:val="00AB2122"/>
    <w:rsid w:val="00AC2B13"/>
    <w:rsid w:val="00AD0EEB"/>
    <w:rsid w:val="00AD4945"/>
    <w:rsid w:val="00AE71A3"/>
    <w:rsid w:val="00AF163C"/>
    <w:rsid w:val="00AF1E96"/>
    <w:rsid w:val="00B30863"/>
    <w:rsid w:val="00B32E55"/>
    <w:rsid w:val="00B43DC3"/>
    <w:rsid w:val="00B456A2"/>
    <w:rsid w:val="00B47022"/>
    <w:rsid w:val="00B536D4"/>
    <w:rsid w:val="00B57E0E"/>
    <w:rsid w:val="00B669F8"/>
    <w:rsid w:val="00B972C4"/>
    <w:rsid w:val="00BA4B97"/>
    <w:rsid w:val="00BB3B3B"/>
    <w:rsid w:val="00BC5A57"/>
    <w:rsid w:val="00BC655E"/>
    <w:rsid w:val="00BC7F2D"/>
    <w:rsid w:val="00BD0E18"/>
    <w:rsid w:val="00BE4804"/>
    <w:rsid w:val="00BE6939"/>
    <w:rsid w:val="00C03B41"/>
    <w:rsid w:val="00C06CEA"/>
    <w:rsid w:val="00C10EF9"/>
    <w:rsid w:val="00C1272C"/>
    <w:rsid w:val="00C20883"/>
    <w:rsid w:val="00C21C2E"/>
    <w:rsid w:val="00C2255C"/>
    <w:rsid w:val="00C23BBC"/>
    <w:rsid w:val="00C336A5"/>
    <w:rsid w:val="00C33AD3"/>
    <w:rsid w:val="00C40D0F"/>
    <w:rsid w:val="00C51F65"/>
    <w:rsid w:val="00C54E16"/>
    <w:rsid w:val="00C616A6"/>
    <w:rsid w:val="00C66073"/>
    <w:rsid w:val="00C667AF"/>
    <w:rsid w:val="00C71243"/>
    <w:rsid w:val="00C75EC8"/>
    <w:rsid w:val="00C76A9E"/>
    <w:rsid w:val="00C878F1"/>
    <w:rsid w:val="00C91D4A"/>
    <w:rsid w:val="00C92FBD"/>
    <w:rsid w:val="00C93EBD"/>
    <w:rsid w:val="00CA44F3"/>
    <w:rsid w:val="00CC2682"/>
    <w:rsid w:val="00CC2E8F"/>
    <w:rsid w:val="00CC57C3"/>
    <w:rsid w:val="00CC6918"/>
    <w:rsid w:val="00CD07BD"/>
    <w:rsid w:val="00CF5167"/>
    <w:rsid w:val="00D04691"/>
    <w:rsid w:val="00D05468"/>
    <w:rsid w:val="00D06343"/>
    <w:rsid w:val="00D07099"/>
    <w:rsid w:val="00D0736D"/>
    <w:rsid w:val="00D17550"/>
    <w:rsid w:val="00D304AB"/>
    <w:rsid w:val="00D45125"/>
    <w:rsid w:val="00D45FE9"/>
    <w:rsid w:val="00D549D7"/>
    <w:rsid w:val="00D55800"/>
    <w:rsid w:val="00D572E6"/>
    <w:rsid w:val="00D579BA"/>
    <w:rsid w:val="00D636D4"/>
    <w:rsid w:val="00D63B8C"/>
    <w:rsid w:val="00D668B3"/>
    <w:rsid w:val="00D87197"/>
    <w:rsid w:val="00D95955"/>
    <w:rsid w:val="00D96F96"/>
    <w:rsid w:val="00DB0137"/>
    <w:rsid w:val="00DC0DBC"/>
    <w:rsid w:val="00DC3F01"/>
    <w:rsid w:val="00DD4CEC"/>
    <w:rsid w:val="00DD56CD"/>
    <w:rsid w:val="00DE371C"/>
    <w:rsid w:val="00E00A9C"/>
    <w:rsid w:val="00E04797"/>
    <w:rsid w:val="00E10410"/>
    <w:rsid w:val="00E33446"/>
    <w:rsid w:val="00E42D7C"/>
    <w:rsid w:val="00E45BBE"/>
    <w:rsid w:val="00E500F2"/>
    <w:rsid w:val="00E571C9"/>
    <w:rsid w:val="00E65E4D"/>
    <w:rsid w:val="00E7004A"/>
    <w:rsid w:val="00E76747"/>
    <w:rsid w:val="00E77B05"/>
    <w:rsid w:val="00E86CCC"/>
    <w:rsid w:val="00E91864"/>
    <w:rsid w:val="00E9197A"/>
    <w:rsid w:val="00E92665"/>
    <w:rsid w:val="00E95747"/>
    <w:rsid w:val="00EA581B"/>
    <w:rsid w:val="00EB0B3F"/>
    <w:rsid w:val="00EB3F9B"/>
    <w:rsid w:val="00EB4ACE"/>
    <w:rsid w:val="00EB6CDD"/>
    <w:rsid w:val="00EB7037"/>
    <w:rsid w:val="00EC6817"/>
    <w:rsid w:val="00EC7781"/>
    <w:rsid w:val="00ED33D4"/>
    <w:rsid w:val="00EE7E64"/>
    <w:rsid w:val="00EF3265"/>
    <w:rsid w:val="00EF6374"/>
    <w:rsid w:val="00F00ECB"/>
    <w:rsid w:val="00F02414"/>
    <w:rsid w:val="00F14504"/>
    <w:rsid w:val="00F14FD9"/>
    <w:rsid w:val="00F20E4D"/>
    <w:rsid w:val="00F247CD"/>
    <w:rsid w:val="00F2665D"/>
    <w:rsid w:val="00F30E21"/>
    <w:rsid w:val="00F338D7"/>
    <w:rsid w:val="00F3683F"/>
    <w:rsid w:val="00F458AC"/>
    <w:rsid w:val="00F46F78"/>
    <w:rsid w:val="00F512E9"/>
    <w:rsid w:val="00F51632"/>
    <w:rsid w:val="00F5262C"/>
    <w:rsid w:val="00F573D0"/>
    <w:rsid w:val="00F62A98"/>
    <w:rsid w:val="00F62F2D"/>
    <w:rsid w:val="00F65D65"/>
    <w:rsid w:val="00F70088"/>
    <w:rsid w:val="00F7599B"/>
    <w:rsid w:val="00F7685F"/>
    <w:rsid w:val="00F833B2"/>
    <w:rsid w:val="00F84A97"/>
    <w:rsid w:val="00F86818"/>
    <w:rsid w:val="00F91059"/>
    <w:rsid w:val="00F96843"/>
    <w:rsid w:val="00FC3911"/>
    <w:rsid w:val="00FC3E51"/>
    <w:rsid w:val="00FD3F49"/>
    <w:rsid w:val="00FE3056"/>
    <w:rsid w:val="00FE398D"/>
    <w:rsid w:val="00FF0E70"/>
    <w:rsid w:val="2BAC2518"/>
    <w:rsid w:val="30972047"/>
    <w:rsid w:val="31E0281A"/>
    <w:rsid w:val="4AB706A7"/>
    <w:rsid w:val="4E2A50F1"/>
    <w:rsid w:val="513B13C3"/>
    <w:rsid w:val="56002BDB"/>
    <w:rsid w:val="5B5449CE"/>
    <w:rsid w:val="666742BB"/>
    <w:rsid w:val="6D8617C0"/>
    <w:rsid w:val="6F4457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FEEA1A"/>
  <w15:docId w15:val="{9A769D17-2A7F-4C2D-BF55-8519EAFDA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tabs>
        <w:tab w:val="center" w:pos="4153"/>
        <w:tab w:val="right" w:pos="8306"/>
      </w:tabs>
      <w:snapToGrid w:val="0"/>
      <w:jc w:val="center"/>
    </w:pPr>
    <w:rPr>
      <w:sz w:val="18"/>
      <w:szCs w:val="18"/>
    </w:rPr>
  </w:style>
  <w:style w:type="paragraph" w:styleId="a9">
    <w:name w:val="Subtitle"/>
    <w:basedOn w:val="a"/>
    <w:next w:val="a"/>
    <w:link w:val="aa"/>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b">
    <w:name w:val="Title"/>
    <w:basedOn w:val="a"/>
    <w:next w:val="a"/>
    <w:link w:val="ac"/>
    <w:uiPriority w:val="10"/>
    <w:qFormat/>
    <w:pPr>
      <w:spacing w:after="80"/>
      <w:contextualSpacing/>
      <w:jc w:val="center"/>
    </w:pPr>
    <w:rPr>
      <w:rFonts w:asciiTheme="majorHAnsi" w:eastAsiaTheme="majorEastAsia" w:hAnsiTheme="majorHAnsi" w:cstheme="majorBidi"/>
      <w:spacing w:val="-10"/>
      <w:kern w:val="28"/>
      <w:sz w:val="56"/>
      <w:szCs w:val="56"/>
    </w:rPr>
  </w:style>
  <w:style w:type="paragraph" w:styleId="ad">
    <w:name w:val="annotation subject"/>
    <w:basedOn w:val="a3"/>
    <w:next w:val="a3"/>
    <w:link w:val="ae"/>
    <w:uiPriority w:val="99"/>
    <w:semiHidden/>
    <w:unhideWhenUsed/>
    <w:qFormat/>
    <w:rPr>
      <w:b/>
      <w:bCs/>
    </w:rPr>
  </w:style>
  <w:style w:type="character" w:styleId="af">
    <w:name w:val="annotation reference"/>
    <w:basedOn w:val="a0"/>
    <w:uiPriority w:val="99"/>
    <w:semiHidden/>
    <w:unhideWhenUsed/>
    <w:qFormat/>
    <w:rPr>
      <w:sz w:val="21"/>
      <w:szCs w:val="21"/>
    </w:rPr>
  </w:style>
  <w:style w:type="character" w:customStyle="1" w:styleId="10">
    <w:name w:val="标题 1 字符"/>
    <w:basedOn w:val="a0"/>
    <w:link w:val="1"/>
    <w:uiPriority w:val="9"/>
    <w:qFormat/>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qFormat/>
    <w:rPr>
      <w:rFonts w:cstheme="majorBidi"/>
      <w:color w:val="365F91" w:themeColor="accent1" w:themeShade="BF"/>
      <w:sz w:val="28"/>
      <w:szCs w:val="28"/>
    </w:rPr>
  </w:style>
  <w:style w:type="character" w:customStyle="1" w:styleId="50">
    <w:name w:val="标题 5 字符"/>
    <w:basedOn w:val="a0"/>
    <w:link w:val="5"/>
    <w:uiPriority w:val="9"/>
    <w:semiHidden/>
    <w:qFormat/>
    <w:rPr>
      <w:rFonts w:cstheme="majorBidi"/>
      <w:color w:val="365F91" w:themeColor="accent1" w:themeShade="BF"/>
      <w:sz w:val="24"/>
      <w:szCs w:val="24"/>
    </w:rPr>
  </w:style>
  <w:style w:type="character" w:customStyle="1" w:styleId="60">
    <w:name w:val="标题 6 字符"/>
    <w:basedOn w:val="a0"/>
    <w:link w:val="6"/>
    <w:uiPriority w:val="9"/>
    <w:semiHidden/>
    <w:qFormat/>
    <w:rPr>
      <w:rFonts w:cstheme="majorBidi"/>
      <w:b/>
      <w:bCs/>
      <w:color w:val="365F9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c">
    <w:name w:val="标题 字符"/>
    <w:basedOn w:val="a0"/>
    <w:link w:val="ab"/>
    <w:uiPriority w:val="10"/>
    <w:qFormat/>
    <w:rPr>
      <w:rFonts w:asciiTheme="majorHAnsi" w:eastAsiaTheme="majorEastAsia" w:hAnsiTheme="majorHAnsi" w:cstheme="majorBidi"/>
      <w:spacing w:val="-10"/>
      <w:kern w:val="28"/>
      <w:sz w:val="56"/>
      <w:szCs w:val="56"/>
    </w:rPr>
  </w:style>
  <w:style w:type="character" w:customStyle="1" w:styleId="aa">
    <w:name w:val="副标题 字符"/>
    <w:basedOn w:val="a0"/>
    <w:link w:val="a9"/>
    <w:uiPriority w:val="11"/>
    <w:qFormat/>
    <w:rPr>
      <w:rFonts w:asciiTheme="majorHAnsi" w:eastAsiaTheme="majorEastAsia" w:hAnsiTheme="majorHAnsi" w:cstheme="majorBidi"/>
      <w:color w:val="595959" w:themeColor="text1" w:themeTint="A6"/>
      <w:spacing w:val="15"/>
      <w:sz w:val="28"/>
      <w:szCs w:val="28"/>
    </w:rPr>
  </w:style>
  <w:style w:type="paragraph" w:styleId="af0">
    <w:name w:val="Quote"/>
    <w:basedOn w:val="a"/>
    <w:next w:val="a"/>
    <w:link w:val="af1"/>
    <w:uiPriority w:val="29"/>
    <w:qFormat/>
    <w:pPr>
      <w:spacing w:before="160" w:after="160"/>
      <w:jc w:val="center"/>
    </w:pPr>
    <w:rPr>
      <w:i/>
      <w:iCs/>
      <w:color w:val="404040" w:themeColor="text1" w:themeTint="BF"/>
    </w:rPr>
  </w:style>
  <w:style w:type="character" w:customStyle="1" w:styleId="af1">
    <w:name w:val="引用 字符"/>
    <w:basedOn w:val="a0"/>
    <w:link w:val="af0"/>
    <w:uiPriority w:val="29"/>
    <w:qFormat/>
    <w:rPr>
      <w:i/>
      <w:iCs/>
      <w:color w:val="404040" w:themeColor="text1" w:themeTint="BF"/>
    </w:rPr>
  </w:style>
  <w:style w:type="paragraph" w:styleId="af2">
    <w:name w:val="List Paragraph"/>
    <w:basedOn w:val="a"/>
    <w:uiPriority w:val="34"/>
    <w:qFormat/>
    <w:pPr>
      <w:ind w:left="720"/>
      <w:contextualSpacing/>
    </w:pPr>
  </w:style>
  <w:style w:type="character" w:customStyle="1" w:styleId="11">
    <w:name w:val="明显强调1"/>
    <w:basedOn w:val="a0"/>
    <w:uiPriority w:val="21"/>
    <w:qFormat/>
    <w:rPr>
      <w:i/>
      <w:iCs/>
      <w:color w:val="365F91" w:themeColor="accent1" w:themeShade="BF"/>
    </w:rPr>
  </w:style>
  <w:style w:type="paragraph" w:styleId="af3">
    <w:name w:val="Intense Quote"/>
    <w:basedOn w:val="a"/>
    <w:next w:val="a"/>
    <w:link w:val="af4"/>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f4">
    <w:name w:val="明显引用 字符"/>
    <w:basedOn w:val="a0"/>
    <w:link w:val="af3"/>
    <w:uiPriority w:val="30"/>
    <w:qFormat/>
    <w:rPr>
      <w:i/>
      <w:iCs/>
      <w:color w:val="365F91" w:themeColor="accent1" w:themeShade="BF"/>
    </w:rPr>
  </w:style>
  <w:style w:type="character" w:customStyle="1" w:styleId="12">
    <w:name w:val="明显参考1"/>
    <w:basedOn w:val="a0"/>
    <w:uiPriority w:val="32"/>
    <w:qFormat/>
    <w:rPr>
      <w:b/>
      <w:bCs/>
      <w:smallCaps/>
      <w:color w:val="365F91" w:themeColor="accent1" w:themeShade="BF"/>
      <w:spacing w:val="5"/>
    </w:rPr>
  </w:style>
  <w:style w:type="character" w:customStyle="1" w:styleId="a4">
    <w:name w:val="批注文字 字符"/>
    <w:basedOn w:val="a0"/>
    <w:link w:val="a3"/>
    <w:uiPriority w:val="99"/>
    <w:qFormat/>
  </w:style>
  <w:style w:type="character" w:customStyle="1" w:styleId="ae">
    <w:name w:val="批注主题 字符"/>
    <w:basedOn w:val="a4"/>
    <w:link w:val="ad"/>
    <w:uiPriority w:val="99"/>
    <w:semiHidden/>
    <w:qFormat/>
    <w:rPr>
      <w:b/>
      <w:bCs/>
    </w:rPr>
  </w:style>
  <w:style w:type="paragraph" w:customStyle="1" w:styleId="13">
    <w:name w:val="修订1"/>
    <w:hidden/>
    <w:uiPriority w:val="99"/>
    <w:semiHidden/>
    <w:qFormat/>
    <w:rPr>
      <w:kern w:val="2"/>
      <w:sz w:val="21"/>
      <w:szCs w:val="22"/>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21">
    <w:name w:val="修订2"/>
    <w:hidden/>
    <w:uiPriority w:val="99"/>
    <w:unhideWhenUsed/>
    <w:qFormat/>
    <w:rPr>
      <w:kern w:val="2"/>
      <w:sz w:val="21"/>
      <w:szCs w:val="22"/>
    </w:rPr>
  </w:style>
  <w:style w:type="paragraph" w:styleId="af5">
    <w:name w:val="Revision"/>
    <w:hidden/>
    <w:uiPriority w:val="99"/>
    <w:unhideWhenUsed/>
    <w:rsid w:val="00405739"/>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theme" Target="theme/theme1.xml"/><Relationship Id="rId5" Type="http://schemas.microsoft.com/office/2011/relationships/commentsExtended" Target="commentsExtended.xml"/><Relationship Id="rId10" Type="http://schemas.microsoft.com/office/2011/relationships/people" Target="people.xml"/><Relationship Id="rId4" Type="http://schemas.openxmlformats.org/officeDocument/2006/relationships/comments" Target="comment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32</Pages>
  <Words>2426</Words>
  <Characters>13831</Characters>
  <Application>Microsoft Office Word</Application>
  <DocSecurity>0</DocSecurity>
  <Lines>115</Lines>
  <Paragraphs>32</Paragraphs>
  <ScaleCrop>false</ScaleCrop>
  <Company/>
  <LinksUpToDate>false</LinksUpToDate>
  <CharactersWithSpaces>16225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胡豪</dc:creator>
  <cp:lastModifiedBy>Joshua Reed</cp:lastModifiedBy>
  <cp:revision>3</cp:revision>
  <dcterms:created xsi:type="dcterms:W3CDTF">2026-05-18T01:19:00Z</dcterms:created>
  <dcterms:modified xsi:type="dcterms:W3CDTF">2026-05-18T01:33:00Z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1A08B30D56E0492B981017359FD7F8D5_13</vt:lpwstr>
  </property>
  <property fmtid="{D5CDD505-2E9C-101B-9397-08002B2CF9AE}" pid="4" name="KSOTemplateDocerSaveRecord">
    <vt:lpwstr>eyJoZGlkIjoiYTc4OTgyNTZhMzk5ZDI2ZDYwNGZhODZhNzFmYWYwY2EiLCJ1c2VySWQiOiIxMjg0Njg1Mzk1In0=</vt:lpwstr>
  </property>
</Properties>
</file>